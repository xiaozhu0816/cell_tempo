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29C1" w14:textId="38033E9F" w:rsidR="00A06044" w:rsidRPr="001401A5" w:rsidRDefault="00A06044" w:rsidP="00F07457">
      <w:pPr>
        <w:pStyle w:val="af7"/>
        <w:jc w:val="center"/>
      </w:pPr>
      <w:r>
        <w:t>K</w:t>
      </w:r>
      <w:r w:rsidR="1096FF5C">
        <w:t>ey resources table</w:t>
      </w:r>
    </w:p>
    <w:p w14:paraId="4F248E08" w14:textId="3B1355ED" w:rsidR="00A06044" w:rsidRPr="0051593E" w:rsidRDefault="00A06044" w:rsidP="00ED3F22">
      <w:pPr>
        <w:spacing w:before="120" w:after="120" w:line="240" w:lineRule="auto"/>
        <w:rPr>
          <w:rFonts w:cstheme="minorHAnsi"/>
        </w:rPr>
      </w:pPr>
      <w:r w:rsidRPr="0051593E">
        <w:rPr>
          <w:rFonts w:cstheme="minorHAnsi"/>
        </w:rPr>
        <w:t>The</w:t>
      </w:r>
      <w:r w:rsidR="00496A16">
        <w:rPr>
          <w:rFonts w:cstheme="minorHAnsi"/>
        </w:rPr>
        <w:t xml:space="preserve"> key resources</w:t>
      </w:r>
      <w:r w:rsidRPr="0051593E">
        <w:rPr>
          <w:rFonts w:cstheme="minorHAnsi"/>
        </w:rPr>
        <w:t xml:space="preserve"> table </w:t>
      </w:r>
      <w:r w:rsidR="00496A16">
        <w:rPr>
          <w:rFonts w:cstheme="minorHAnsi"/>
        </w:rPr>
        <w:t xml:space="preserve">(KRT) </w:t>
      </w:r>
      <w:r w:rsidRPr="0051593E">
        <w:rPr>
          <w:rFonts w:cstheme="minorHAnsi"/>
        </w:rPr>
        <w:t xml:space="preserve">highlights the </w:t>
      </w:r>
      <w:r w:rsidR="00361228" w:rsidRPr="0051593E">
        <w:rPr>
          <w:rFonts w:cstheme="minorHAnsi"/>
        </w:rPr>
        <w:t xml:space="preserve">reagents, </w:t>
      </w:r>
      <w:r w:rsidRPr="0051593E">
        <w:rPr>
          <w:rFonts w:cstheme="minorHAnsi"/>
        </w:rPr>
        <w:t xml:space="preserve">genetically modified organisms and strains, cell lines, software, </w:t>
      </w:r>
      <w:r w:rsidR="00E328DF" w:rsidRPr="0051593E">
        <w:rPr>
          <w:rFonts w:cstheme="minorHAnsi"/>
        </w:rPr>
        <w:t xml:space="preserve">instrumentation, </w:t>
      </w:r>
      <w:r w:rsidRPr="0051593E">
        <w:rPr>
          <w:rFonts w:cstheme="minorHAnsi"/>
        </w:rPr>
        <w:t xml:space="preserve">and source data </w:t>
      </w:r>
      <w:r w:rsidRPr="0051593E">
        <w:rPr>
          <w:rFonts w:cstheme="minorHAnsi"/>
          <w:b/>
        </w:rPr>
        <w:t xml:space="preserve">essential </w:t>
      </w:r>
      <w:r w:rsidRPr="0051593E">
        <w:rPr>
          <w:rFonts w:cstheme="minorHAnsi"/>
        </w:rPr>
        <w:t>to reproduce results presented in the manuscript. Depending on the nature of the study, this may include standard laboratory materials (i.e.</w:t>
      </w:r>
      <w:r w:rsidR="00B70378" w:rsidRPr="0051593E">
        <w:rPr>
          <w:rFonts w:cstheme="minorHAnsi"/>
        </w:rPr>
        <w:t>,</w:t>
      </w:r>
      <w:r w:rsidRPr="0051593E">
        <w:rPr>
          <w:rFonts w:cstheme="minorHAnsi"/>
        </w:rPr>
        <w:t xml:space="preserve"> food chow for metabolism studies</w:t>
      </w:r>
      <w:r w:rsidR="008941C2" w:rsidRPr="0051593E">
        <w:rPr>
          <w:rFonts w:cstheme="minorHAnsi"/>
        </w:rPr>
        <w:t>, support material for catalysis studies</w:t>
      </w:r>
      <w:r w:rsidRPr="0051593E">
        <w:rPr>
          <w:rFonts w:cstheme="minorHAnsi"/>
        </w:rPr>
        <w:t xml:space="preserve">), but the </w:t>
      </w:r>
      <w:r w:rsidR="00F025B9" w:rsidRPr="0051593E">
        <w:rPr>
          <w:rFonts w:cstheme="minorHAnsi"/>
        </w:rPr>
        <w:t xml:space="preserve">table </w:t>
      </w:r>
      <w:r w:rsidRPr="0051593E">
        <w:rPr>
          <w:rFonts w:cstheme="minorHAnsi"/>
        </w:rPr>
        <w:t xml:space="preserve">is </w:t>
      </w:r>
      <w:r w:rsidRPr="0051593E">
        <w:rPr>
          <w:rFonts w:cstheme="minorHAnsi"/>
          <w:b/>
        </w:rPr>
        <w:t xml:space="preserve">not </w:t>
      </w:r>
      <w:r w:rsidR="004C36B9" w:rsidRPr="0051593E">
        <w:rPr>
          <w:rFonts w:cstheme="minorHAnsi"/>
        </w:rPr>
        <w:t>meant to be</w:t>
      </w:r>
      <w:r w:rsidRPr="0051593E">
        <w:rPr>
          <w:rFonts w:cstheme="minorHAnsi"/>
        </w:rPr>
        <w:t xml:space="preserve"> </w:t>
      </w:r>
      <w:r w:rsidR="00CD2E78" w:rsidRPr="0051593E">
        <w:rPr>
          <w:rFonts w:cstheme="minorHAnsi"/>
        </w:rPr>
        <w:t xml:space="preserve">a </w:t>
      </w:r>
      <w:r w:rsidRPr="0051593E">
        <w:rPr>
          <w:rFonts w:cstheme="minorHAnsi"/>
        </w:rPr>
        <w:t>comprehensive list of all materials and resources used</w:t>
      </w:r>
      <w:r w:rsidR="002F34B6" w:rsidRPr="0051593E">
        <w:rPr>
          <w:rFonts w:cstheme="minorHAnsi"/>
        </w:rPr>
        <w:t xml:space="preserve"> (e.g.</w:t>
      </w:r>
      <w:r w:rsidR="00BF448C" w:rsidRPr="0051593E">
        <w:rPr>
          <w:rFonts w:cstheme="minorHAnsi"/>
        </w:rPr>
        <w:t>,</w:t>
      </w:r>
      <w:r w:rsidR="002F34B6" w:rsidRPr="0051593E">
        <w:rPr>
          <w:rFonts w:cstheme="minorHAnsi"/>
        </w:rPr>
        <w:t xml:space="preserve"> </w:t>
      </w:r>
      <w:r w:rsidR="00EC00CC" w:rsidRPr="0051593E">
        <w:rPr>
          <w:rFonts w:cstheme="minorHAnsi"/>
        </w:rPr>
        <w:t>essential</w:t>
      </w:r>
      <w:r w:rsidR="002F34B6" w:rsidRPr="0051593E">
        <w:rPr>
          <w:rFonts w:cstheme="minorHAnsi"/>
        </w:rPr>
        <w:t xml:space="preserve"> chemicals such as </w:t>
      </w:r>
      <w:r w:rsidR="00C20F78" w:rsidRPr="0051593E">
        <w:rPr>
          <w:rFonts w:cstheme="minorHAnsi"/>
        </w:rPr>
        <w:t xml:space="preserve">standard solvents, </w:t>
      </w:r>
      <w:r w:rsidR="002F34B6" w:rsidRPr="0051593E">
        <w:rPr>
          <w:rFonts w:cstheme="minorHAnsi"/>
        </w:rPr>
        <w:t>SDS, sucrose</w:t>
      </w:r>
      <w:r w:rsidR="00BF448C" w:rsidRPr="0051593E">
        <w:rPr>
          <w:rFonts w:cstheme="minorHAnsi"/>
        </w:rPr>
        <w:t>,</w:t>
      </w:r>
      <w:r w:rsidR="00EC00CC" w:rsidRPr="0051593E">
        <w:rPr>
          <w:rFonts w:cstheme="minorHAnsi"/>
        </w:rPr>
        <w:t xml:space="preserve"> or</w:t>
      </w:r>
      <w:r w:rsidR="002F34B6" w:rsidRPr="0051593E">
        <w:rPr>
          <w:rFonts w:cstheme="minorHAnsi"/>
        </w:rPr>
        <w:t xml:space="preserve"> standard culture media do</w:t>
      </w:r>
      <w:r w:rsidR="0037443C" w:rsidRPr="0051593E">
        <w:rPr>
          <w:rFonts w:cstheme="minorHAnsi"/>
        </w:rPr>
        <w:t xml:space="preserve"> </w:t>
      </w:r>
      <w:r w:rsidR="002F34B6" w:rsidRPr="0051593E">
        <w:rPr>
          <w:rFonts w:cstheme="minorHAnsi"/>
        </w:rPr>
        <w:t>n</w:t>
      </w:r>
      <w:r w:rsidR="0037443C" w:rsidRPr="0051593E">
        <w:rPr>
          <w:rFonts w:cstheme="minorHAnsi"/>
        </w:rPr>
        <w:t>o</w:t>
      </w:r>
      <w:r w:rsidR="002F34B6" w:rsidRPr="0051593E">
        <w:rPr>
          <w:rFonts w:cstheme="minorHAnsi"/>
        </w:rPr>
        <w:t xml:space="preserve">t need to be </w:t>
      </w:r>
      <w:r w:rsidR="00EC00CC" w:rsidRPr="0051593E">
        <w:rPr>
          <w:rFonts w:cstheme="minorHAnsi"/>
        </w:rPr>
        <w:t xml:space="preserve">listed in the </w:t>
      </w:r>
      <w:r w:rsidR="00F025B9" w:rsidRPr="0051593E">
        <w:rPr>
          <w:rFonts w:cstheme="minorHAnsi"/>
        </w:rPr>
        <w:t>table</w:t>
      </w:r>
      <w:r w:rsidR="002F34B6" w:rsidRPr="0051593E">
        <w:rPr>
          <w:rFonts w:cstheme="minorHAnsi"/>
        </w:rPr>
        <w:t>)</w:t>
      </w:r>
      <w:r w:rsidRPr="0051593E">
        <w:rPr>
          <w:rFonts w:cstheme="minorHAnsi"/>
        </w:rPr>
        <w:t>.</w:t>
      </w:r>
      <w:r w:rsidR="00D42BF3" w:rsidRPr="0051593E">
        <w:rPr>
          <w:rFonts w:cstheme="minorHAnsi"/>
        </w:rPr>
        <w:t xml:space="preserve"> </w:t>
      </w:r>
      <w:r w:rsidR="00D42BF3" w:rsidRPr="0051593E">
        <w:rPr>
          <w:rFonts w:cstheme="minorHAnsi"/>
          <w:b/>
          <w:bCs/>
        </w:rPr>
        <w:t>However, please note that i</w:t>
      </w:r>
      <w:r w:rsidRPr="0051593E">
        <w:rPr>
          <w:rFonts w:cstheme="minorHAnsi"/>
          <w:b/>
        </w:rPr>
        <w:t xml:space="preserve">tems in the </w:t>
      </w:r>
      <w:r w:rsidR="00F025B9" w:rsidRPr="0051593E">
        <w:rPr>
          <w:rFonts w:cstheme="minorHAnsi"/>
          <w:b/>
        </w:rPr>
        <w:t xml:space="preserve">table </w:t>
      </w:r>
      <w:r w:rsidRPr="0051593E">
        <w:rPr>
          <w:rFonts w:cstheme="minorHAnsi"/>
          <w:b/>
        </w:rPr>
        <w:t xml:space="preserve">must also be reported in the </w:t>
      </w:r>
      <w:r w:rsidR="00E84E09" w:rsidRPr="0051593E">
        <w:rPr>
          <w:rFonts w:cstheme="minorHAnsi"/>
          <w:b/>
        </w:rPr>
        <w:t xml:space="preserve">method details </w:t>
      </w:r>
      <w:r w:rsidRPr="0051593E">
        <w:rPr>
          <w:rFonts w:cstheme="minorHAnsi"/>
          <w:b/>
        </w:rPr>
        <w:t>section</w:t>
      </w:r>
      <w:r w:rsidR="004C36B9" w:rsidRPr="0051593E">
        <w:rPr>
          <w:rFonts w:cstheme="minorHAnsi"/>
          <w:b/>
        </w:rPr>
        <w:t xml:space="preserve"> within the context of their use</w:t>
      </w:r>
      <w:r w:rsidRPr="0051593E">
        <w:rPr>
          <w:rFonts w:cstheme="minorHAnsi"/>
          <w:b/>
        </w:rPr>
        <w:t>.</w:t>
      </w:r>
      <w:r w:rsidR="001C1940" w:rsidRPr="0051593E">
        <w:rPr>
          <w:rFonts w:cstheme="minorHAnsi"/>
        </w:rPr>
        <w:t xml:space="preserve"> </w:t>
      </w:r>
    </w:p>
    <w:p w14:paraId="2E6109D0" w14:textId="25E2741E" w:rsidR="00555C27" w:rsidRDefault="00D01446" w:rsidP="00ED3F22">
      <w:pPr>
        <w:spacing w:before="120" w:after="120" w:line="240" w:lineRule="auto"/>
        <w:rPr>
          <w:rFonts w:cstheme="minorHAnsi"/>
          <w:b/>
          <w:iCs/>
        </w:rPr>
      </w:pPr>
      <w:r w:rsidRPr="0051593E">
        <w:rPr>
          <w:rFonts w:cstheme="minorHAnsi"/>
          <w:b/>
          <w:iCs/>
        </w:rPr>
        <w:t xml:space="preserve">ALL references cited in the </w:t>
      </w:r>
      <w:r w:rsidR="00C06E41">
        <w:rPr>
          <w:rFonts w:cstheme="minorHAnsi"/>
          <w:b/>
          <w:iCs/>
        </w:rPr>
        <w:t>KRT</w:t>
      </w:r>
      <w:r w:rsidR="00E84E09" w:rsidRPr="0051593E">
        <w:rPr>
          <w:rFonts w:cstheme="minorHAnsi"/>
          <w:b/>
          <w:iCs/>
        </w:rPr>
        <w:t xml:space="preserve"> </w:t>
      </w:r>
      <w:r w:rsidRPr="0051593E">
        <w:rPr>
          <w:rFonts w:cstheme="minorHAnsi"/>
          <w:b/>
          <w:iCs/>
        </w:rPr>
        <w:t xml:space="preserve">must be included in the </w:t>
      </w:r>
      <w:r w:rsidR="001252B6" w:rsidRPr="0051593E">
        <w:rPr>
          <w:rFonts w:cstheme="minorHAnsi"/>
          <w:b/>
          <w:iCs/>
        </w:rPr>
        <w:t xml:space="preserve">main </w:t>
      </w:r>
      <w:r w:rsidR="00E84E09" w:rsidRPr="0051593E">
        <w:rPr>
          <w:rFonts w:cstheme="minorHAnsi"/>
          <w:b/>
          <w:iCs/>
        </w:rPr>
        <w:t xml:space="preserve">references </w:t>
      </w:r>
      <w:r w:rsidRPr="0051593E">
        <w:rPr>
          <w:rFonts w:cstheme="minorHAnsi"/>
          <w:b/>
          <w:iCs/>
        </w:rPr>
        <w:t xml:space="preserve">list. </w:t>
      </w:r>
    </w:p>
    <w:p w14:paraId="5AADFCD7" w14:textId="7B8D6847" w:rsidR="00555C27" w:rsidRDefault="00EF6817" w:rsidP="00555C27">
      <w:pPr>
        <w:pStyle w:val="af3"/>
        <w:numPr>
          <w:ilvl w:val="0"/>
          <w:numId w:val="3"/>
        </w:numPr>
        <w:spacing w:before="120" w:after="120" w:line="240" w:lineRule="auto"/>
        <w:rPr>
          <w:rFonts w:cstheme="minorHAnsi"/>
          <w:iCs/>
        </w:rPr>
      </w:pPr>
      <w:r w:rsidRPr="00F07457">
        <w:rPr>
          <w:rFonts w:cstheme="minorHAnsi"/>
          <w:bCs/>
          <w:iCs/>
        </w:rPr>
        <w:t xml:space="preserve">For </w:t>
      </w:r>
      <w:r w:rsidRPr="00F07457">
        <w:rPr>
          <w:rFonts w:cstheme="minorHAnsi"/>
          <w:b/>
          <w:bCs/>
          <w:iCs/>
          <w:color w:val="333333"/>
        </w:rPr>
        <w:t>Cell Press journals</w:t>
      </w:r>
      <w:r w:rsidRPr="00555C27">
        <w:rPr>
          <w:rFonts w:cstheme="minorHAnsi"/>
          <w:iCs/>
          <w:color w:val="333333"/>
        </w:rPr>
        <w:t>, c</w:t>
      </w:r>
      <w:r w:rsidR="008D505B" w:rsidRPr="00555C27">
        <w:rPr>
          <w:rFonts w:cstheme="minorHAnsi"/>
          <w:iCs/>
          <w:color w:val="333333"/>
        </w:rPr>
        <w:t>itations should be formatted as “Author name et al.</w:t>
      </w:r>
      <w:r w:rsidR="008D505B" w:rsidRPr="00555C27">
        <w:rPr>
          <w:rFonts w:cstheme="minorHAnsi"/>
          <w:iCs/>
          <w:color w:val="333333"/>
          <w:vertAlign w:val="superscript"/>
        </w:rPr>
        <w:t>#</w:t>
      </w:r>
      <w:r w:rsidR="008D505B" w:rsidRPr="00555C27">
        <w:rPr>
          <w:rFonts w:cstheme="minorHAnsi"/>
          <w:iCs/>
          <w:color w:val="333333"/>
        </w:rPr>
        <w:t>” (e.g., Smith et al.</w:t>
      </w:r>
      <w:r w:rsidR="008D505B" w:rsidRPr="00555C27">
        <w:rPr>
          <w:rFonts w:cstheme="minorHAnsi"/>
          <w:iCs/>
          <w:color w:val="333333"/>
          <w:vertAlign w:val="superscript"/>
        </w:rPr>
        <w:t>1</w:t>
      </w:r>
      <w:r w:rsidR="008D505B" w:rsidRPr="00555C27">
        <w:rPr>
          <w:rFonts w:cstheme="minorHAnsi"/>
          <w:iCs/>
        </w:rPr>
        <w:t>)</w:t>
      </w:r>
      <w:r w:rsidR="00550B69" w:rsidRPr="00555C27">
        <w:rPr>
          <w:rFonts w:cstheme="minorHAnsi"/>
          <w:iCs/>
        </w:rPr>
        <w:t>, with the citation number matching that in the main references list</w:t>
      </w:r>
      <w:r w:rsidRPr="00555C27">
        <w:rPr>
          <w:rFonts w:cstheme="minorHAnsi"/>
          <w:iCs/>
        </w:rPr>
        <w:t xml:space="preserve">. </w:t>
      </w:r>
    </w:p>
    <w:p w14:paraId="25702015" w14:textId="7AE673A2" w:rsidR="00550B69" w:rsidRPr="00555C27" w:rsidRDefault="00EF6817" w:rsidP="00F07457">
      <w:pPr>
        <w:pStyle w:val="af3"/>
        <w:numPr>
          <w:ilvl w:val="0"/>
          <w:numId w:val="3"/>
        </w:numPr>
        <w:spacing w:before="120" w:after="120" w:line="240" w:lineRule="auto"/>
        <w:rPr>
          <w:rFonts w:cstheme="minorHAnsi"/>
          <w:iCs/>
        </w:rPr>
      </w:pPr>
      <w:r w:rsidRPr="00555C27">
        <w:rPr>
          <w:rFonts w:cstheme="minorHAnsi"/>
          <w:iCs/>
        </w:rPr>
        <w:t xml:space="preserve">For </w:t>
      </w:r>
      <w:r w:rsidRPr="00F07457">
        <w:rPr>
          <w:rFonts w:cstheme="minorHAnsi"/>
          <w:b/>
          <w:bCs/>
          <w:i/>
        </w:rPr>
        <w:t>Stem Cell Reports</w:t>
      </w:r>
      <w:r w:rsidRPr="00555C27">
        <w:rPr>
          <w:rFonts w:cstheme="minorHAnsi"/>
          <w:iCs/>
        </w:rPr>
        <w:t xml:space="preserve">, citations should be written as “Author name et al., </w:t>
      </w:r>
      <w:r w:rsidR="00555C27" w:rsidRPr="00555C27">
        <w:rPr>
          <w:rFonts w:cstheme="minorHAnsi"/>
          <w:iCs/>
        </w:rPr>
        <w:t>publication year” (e.g., Smith et al., 2024).</w:t>
      </w:r>
      <w:r w:rsidRPr="00555C27">
        <w:rPr>
          <w:rFonts w:cstheme="minorHAnsi"/>
          <w:iCs/>
        </w:rPr>
        <w:t xml:space="preserve"> </w:t>
      </w:r>
    </w:p>
    <w:p w14:paraId="4869963B" w14:textId="29B1CF72" w:rsidR="00A06044" w:rsidRPr="0051593E" w:rsidRDefault="00A06044" w:rsidP="00ED3F22">
      <w:pPr>
        <w:spacing w:before="120" w:after="120" w:line="240" w:lineRule="auto"/>
        <w:rPr>
          <w:rFonts w:cstheme="minorHAnsi"/>
        </w:rPr>
      </w:pPr>
      <w:r w:rsidRPr="0051593E">
        <w:rPr>
          <w:rFonts w:cstheme="minorHAnsi"/>
        </w:rPr>
        <w:t>Please report the information as follows:</w:t>
      </w:r>
    </w:p>
    <w:p w14:paraId="42898B81" w14:textId="70CCABE1" w:rsidR="003B7977" w:rsidRPr="0051593E" w:rsidRDefault="00A06044" w:rsidP="00F07457">
      <w:pPr>
        <w:pStyle w:val="af3"/>
        <w:numPr>
          <w:ilvl w:val="0"/>
          <w:numId w:val="3"/>
        </w:numPr>
        <w:spacing w:before="120" w:after="120" w:line="240" w:lineRule="auto"/>
        <w:contextualSpacing w:val="0"/>
        <w:rPr>
          <w:rFonts w:cstheme="minorHAnsi"/>
        </w:rPr>
      </w:pPr>
      <w:r w:rsidRPr="0051593E">
        <w:rPr>
          <w:rFonts w:cstheme="minorHAnsi"/>
          <w:b/>
        </w:rPr>
        <w:t>REAGENT or RESOURCE:</w:t>
      </w:r>
      <w:r w:rsidRPr="0051593E">
        <w:rPr>
          <w:rFonts w:cstheme="minorHAnsi"/>
        </w:rPr>
        <w:t xml:space="preserve"> </w:t>
      </w:r>
      <w:r w:rsidR="002A0F76">
        <w:rPr>
          <w:rFonts w:cstheme="minorHAnsi"/>
        </w:rPr>
        <w:t>p</w:t>
      </w:r>
      <w:r w:rsidR="002A0F76" w:rsidRPr="0051593E">
        <w:rPr>
          <w:rFonts w:cstheme="minorHAnsi"/>
        </w:rPr>
        <w:t xml:space="preserve">rovide </w:t>
      </w:r>
      <w:r w:rsidR="00A83A00" w:rsidRPr="0051593E">
        <w:rPr>
          <w:rFonts w:cstheme="minorHAnsi"/>
        </w:rPr>
        <w:t xml:space="preserve">the </w:t>
      </w:r>
      <w:r w:rsidRPr="0051593E">
        <w:rPr>
          <w:rFonts w:cstheme="minorHAnsi"/>
        </w:rPr>
        <w:t>full descriptive name of the item so that it can be identified and linked with its description in the manuscript (e.g.</w:t>
      </w:r>
      <w:r w:rsidR="00B70378" w:rsidRPr="0051593E">
        <w:rPr>
          <w:rFonts w:cstheme="minorHAnsi"/>
        </w:rPr>
        <w:t>,</w:t>
      </w:r>
      <w:r w:rsidRPr="0051593E">
        <w:rPr>
          <w:rFonts w:cstheme="minorHAnsi"/>
        </w:rPr>
        <w:t xml:space="preserve"> provide version number for software, host source for antibody, strain name</w:t>
      </w:r>
      <w:r w:rsidR="00BF4D1F">
        <w:rPr>
          <w:rFonts w:cstheme="minorHAnsi"/>
        </w:rPr>
        <w:t>, etc.</w:t>
      </w:r>
      <w:r w:rsidRPr="0051593E">
        <w:rPr>
          <w:rFonts w:cstheme="minorHAnsi"/>
        </w:rPr>
        <w:t xml:space="preserve">). </w:t>
      </w:r>
      <w:r w:rsidR="000E1251" w:rsidRPr="0051593E">
        <w:rPr>
          <w:rFonts w:cstheme="minorHAnsi"/>
        </w:rPr>
        <w:t xml:space="preserve">See the </w:t>
      </w:r>
      <w:hyperlink w:anchor="_Sample_tables_for" w:history="1">
        <w:r w:rsidR="000E1251" w:rsidRPr="0051593E">
          <w:rPr>
            <w:rStyle w:val="af"/>
            <w:rFonts w:cstheme="minorHAnsi"/>
          </w:rPr>
          <w:t>sample tables</w:t>
        </w:r>
        <w:r w:rsidR="000E1251" w:rsidRPr="0051593E">
          <w:rPr>
            <w:rFonts w:cstheme="minorHAnsi"/>
          </w:rPr>
          <w:t xml:space="preserve"> </w:t>
        </w:r>
      </w:hyperlink>
      <w:r w:rsidR="000E1251" w:rsidRPr="0051593E">
        <w:rPr>
          <w:rFonts w:cstheme="minorHAnsi"/>
        </w:rPr>
        <w:t>at the end of this document for examples of how to report reagents.</w:t>
      </w:r>
    </w:p>
    <w:p w14:paraId="68C2B445" w14:textId="28F17C8F" w:rsidR="003B7977" w:rsidRPr="0051593E" w:rsidRDefault="00A06044" w:rsidP="00ED3F22">
      <w:pPr>
        <w:pStyle w:val="af3"/>
        <w:numPr>
          <w:ilvl w:val="1"/>
          <w:numId w:val="1"/>
        </w:numPr>
        <w:spacing w:before="120" w:after="120" w:line="240" w:lineRule="auto"/>
        <w:contextualSpacing w:val="0"/>
        <w:rPr>
          <w:rFonts w:cstheme="minorHAnsi"/>
        </w:rPr>
      </w:pPr>
      <w:r w:rsidRPr="0051593E">
        <w:rPr>
          <w:rFonts w:cstheme="minorHAnsi"/>
        </w:rPr>
        <w:t xml:space="preserve">In the </w:t>
      </w:r>
      <w:r w:rsidR="007C3928" w:rsidRPr="0051593E">
        <w:rPr>
          <w:rFonts w:cstheme="minorHAnsi"/>
          <w:b/>
          <w:bCs/>
        </w:rPr>
        <w:t xml:space="preserve">experimental </w:t>
      </w:r>
      <w:proofErr w:type="gramStart"/>
      <w:r w:rsidR="00F025B9" w:rsidRPr="0051593E">
        <w:rPr>
          <w:rFonts w:cstheme="minorHAnsi"/>
          <w:b/>
          <w:bCs/>
        </w:rPr>
        <w:t>models</w:t>
      </w:r>
      <w:proofErr w:type="gramEnd"/>
      <w:r w:rsidR="00F025B9" w:rsidRPr="0051593E">
        <w:rPr>
          <w:rFonts w:cstheme="minorHAnsi"/>
          <w:b/>
          <w:bCs/>
        </w:rPr>
        <w:t xml:space="preserve"> </w:t>
      </w:r>
      <w:r w:rsidRPr="00F07457">
        <w:rPr>
          <w:rFonts w:cstheme="minorHAnsi"/>
        </w:rPr>
        <w:t>section</w:t>
      </w:r>
      <w:r w:rsidR="00C95659" w:rsidRPr="00F07457">
        <w:rPr>
          <w:rFonts w:cstheme="minorHAnsi"/>
        </w:rPr>
        <w:t>s</w:t>
      </w:r>
      <w:r w:rsidR="00296CE2" w:rsidRPr="0051593E">
        <w:rPr>
          <w:rFonts w:cstheme="minorHAnsi"/>
        </w:rPr>
        <w:t xml:space="preserve"> (applicable only to experimental life science studies)</w:t>
      </w:r>
      <w:r w:rsidRPr="0051593E">
        <w:rPr>
          <w:rFonts w:cstheme="minorHAnsi"/>
        </w:rPr>
        <w:t xml:space="preserve">, please include all models used in the </w:t>
      </w:r>
      <w:r w:rsidR="00E64331">
        <w:rPr>
          <w:rFonts w:cstheme="minorHAnsi"/>
        </w:rPr>
        <w:t>study</w:t>
      </w:r>
      <w:r w:rsidR="00E64331" w:rsidRPr="0051593E">
        <w:rPr>
          <w:rFonts w:cstheme="minorHAnsi"/>
        </w:rPr>
        <w:t xml:space="preserve"> </w:t>
      </w:r>
      <w:r w:rsidRPr="0051593E">
        <w:rPr>
          <w:rFonts w:cstheme="minorHAnsi"/>
        </w:rPr>
        <w:t xml:space="preserve">and </w:t>
      </w:r>
      <w:r w:rsidR="00AD1EBE" w:rsidRPr="0051593E">
        <w:rPr>
          <w:rFonts w:cstheme="minorHAnsi"/>
        </w:rPr>
        <w:t xml:space="preserve">describe each line/strain as model organism: name used for strain/line in </w:t>
      </w:r>
      <w:r w:rsidR="00E64331">
        <w:rPr>
          <w:rFonts w:cstheme="minorHAnsi"/>
        </w:rPr>
        <w:t>study</w:t>
      </w:r>
      <w:r w:rsidR="00AD1EBE" w:rsidRPr="0051593E">
        <w:rPr>
          <w:rFonts w:cstheme="minorHAnsi"/>
        </w:rPr>
        <w:t>: genotype</w:t>
      </w:r>
      <w:r w:rsidRPr="0051593E">
        <w:rPr>
          <w:rFonts w:cstheme="minorHAnsi"/>
        </w:rPr>
        <w:t xml:space="preserve"> </w:t>
      </w:r>
      <w:r w:rsidR="00621B66" w:rsidRPr="0051593E">
        <w:rPr>
          <w:rFonts w:cstheme="minorHAnsi"/>
        </w:rPr>
        <w:t>(</w:t>
      </w:r>
      <w:r w:rsidR="00D20EA5" w:rsidRPr="0051593E">
        <w:rPr>
          <w:rFonts w:cstheme="minorHAnsi"/>
        </w:rPr>
        <w:t>e.g.</w:t>
      </w:r>
      <w:r w:rsidR="00B70378" w:rsidRPr="0051593E">
        <w:rPr>
          <w:rFonts w:cstheme="minorHAnsi"/>
        </w:rPr>
        <w:t>,</w:t>
      </w:r>
      <w:r w:rsidR="00621B66" w:rsidRPr="0051593E">
        <w:rPr>
          <w:rFonts w:cstheme="minorHAnsi"/>
        </w:rPr>
        <w:t xml:space="preserve"> </w:t>
      </w:r>
      <w:r w:rsidR="00EA4426" w:rsidRPr="0051593E">
        <w:rPr>
          <w:rFonts w:cstheme="minorHAnsi"/>
        </w:rPr>
        <w:t>Mouse: </w:t>
      </w:r>
      <w:proofErr w:type="spellStart"/>
      <w:r w:rsidR="00EA4426" w:rsidRPr="0051593E">
        <w:rPr>
          <w:rFonts w:cstheme="minorHAnsi"/>
        </w:rPr>
        <w:t>OXTR</w:t>
      </w:r>
      <w:r w:rsidR="00EA4426" w:rsidRPr="0051593E">
        <w:rPr>
          <w:rFonts w:cstheme="minorHAnsi"/>
          <w:vertAlign w:val="superscript"/>
        </w:rPr>
        <w:t>fl</w:t>
      </w:r>
      <w:proofErr w:type="spellEnd"/>
      <w:r w:rsidR="00EA4426" w:rsidRPr="0051593E">
        <w:rPr>
          <w:rFonts w:cstheme="minorHAnsi"/>
          <w:vertAlign w:val="superscript"/>
        </w:rPr>
        <w:t>/</w:t>
      </w:r>
      <w:proofErr w:type="spellStart"/>
      <w:r w:rsidR="00EA4426" w:rsidRPr="0051593E">
        <w:rPr>
          <w:rFonts w:cstheme="minorHAnsi"/>
          <w:vertAlign w:val="superscript"/>
        </w:rPr>
        <w:t>fl</w:t>
      </w:r>
      <w:proofErr w:type="spellEnd"/>
      <w:r w:rsidR="00EA4426" w:rsidRPr="0051593E">
        <w:rPr>
          <w:rFonts w:cstheme="minorHAnsi"/>
        </w:rPr>
        <w:t>: B6.129(SJL)-Oxtr</w:t>
      </w:r>
      <w:r w:rsidR="00EA4426" w:rsidRPr="0051593E">
        <w:rPr>
          <w:rFonts w:cstheme="minorHAnsi"/>
          <w:vertAlign w:val="superscript"/>
        </w:rPr>
        <w:t>tm1.1Wsy/J</w:t>
      </w:r>
      <w:r w:rsidRPr="0051593E">
        <w:rPr>
          <w:rFonts w:cstheme="minorHAnsi"/>
        </w:rPr>
        <w:t>)</w:t>
      </w:r>
      <w:r w:rsidR="00630189" w:rsidRPr="0051593E">
        <w:rPr>
          <w:rFonts w:cstheme="minorHAnsi"/>
        </w:rPr>
        <w:t xml:space="preserve">. </w:t>
      </w:r>
    </w:p>
    <w:p w14:paraId="3E257514" w14:textId="7E6F0823" w:rsidR="003B7977" w:rsidRPr="0051593E" w:rsidRDefault="007C32AC" w:rsidP="00ED3F22">
      <w:pPr>
        <w:pStyle w:val="af3"/>
        <w:numPr>
          <w:ilvl w:val="1"/>
          <w:numId w:val="1"/>
        </w:numPr>
        <w:spacing w:before="120" w:after="120" w:line="240" w:lineRule="auto"/>
        <w:contextualSpacing w:val="0"/>
        <w:rPr>
          <w:rFonts w:cstheme="minorHAnsi"/>
        </w:rPr>
      </w:pPr>
      <w:r w:rsidRPr="0051593E">
        <w:rPr>
          <w:rFonts w:cstheme="minorHAnsi"/>
        </w:rPr>
        <w:t xml:space="preserve">The </w:t>
      </w:r>
      <w:r w:rsidR="00E64331">
        <w:rPr>
          <w:rFonts w:cstheme="minorHAnsi"/>
          <w:b/>
          <w:bCs/>
        </w:rPr>
        <w:t>b</w:t>
      </w:r>
      <w:r w:rsidR="00E64331" w:rsidRPr="0051593E">
        <w:rPr>
          <w:rFonts w:cstheme="minorHAnsi"/>
          <w:b/>
          <w:bCs/>
        </w:rPr>
        <w:t xml:space="preserve">iological </w:t>
      </w:r>
      <w:r w:rsidR="00F025B9" w:rsidRPr="0051593E">
        <w:rPr>
          <w:rFonts w:cstheme="minorHAnsi"/>
          <w:b/>
          <w:bCs/>
        </w:rPr>
        <w:t xml:space="preserve">samples </w:t>
      </w:r>
      <w:r w:rsidR="00D6259A" w:rsidRPr="00F07457">
        <w:rPr>
          <w:rFonts w:cstheme="minorHAnsi"/>
        </w:rPr>
        <w:t>section</w:t>
      </w:r>
      <w:r w:rsidR="000649E2" w:rsidRPr="0051593E">
        <w:rPr>
          <w:rFonts w:cstheme="minorHAnsi"/>
        </w:rPr>
        <w:t xml:space="preserve"> (applicable only to experimental life science studies)</w:t>
      </w:r>
      <w:r w:rsidRPr="0051593E">
        <w:rPr>
          <w:rFonts w:cstheme="minorHAnsi"/>
        </w:rPr>
        <w:t xml:space="preserve"> should</w:t>
      </w:r>
      <w:r w:rsidR="00D6259A" w:rsidRPr="0051593E">
        <w:rPr>
          <w:rFonts w:cstheme="minorHAnsi"/>
        </w:rPr>
        <w:t xml:space="preserve"> list all samples obtained</w:t>
      </w:r>
      <w:r w:rsidR="00ED3F22" w:rsidRPr="0051593E">
        <w:rPr>
          <w:rFonts w:cstheme="minorHAnsi"/>
        </w:rPr>
        <w:t xml:space="preserve"> in this study or</w:t>
      </w:r>
      <w:r w:rsidR="00D6259A" w:rsidRPr="0051593E">
        <w:rPr>
          <w:rFonts w:cstheme="minorHAnsi"/>
        </w:rPr>
        <w:t xml:space="preserve"> from commercial sources or biological repositories. </w:t>
      </w:r>
    </w:p>
    <w:p w14:paraId="2F63003B" w14:textId="04983502" w:rsidR="00D22D94" w:rsidRPr="0051593E" w:rsidRDefault="607196A9" w:rsidP="00ED3F22">
      <w:pPr>
        <w:pStyle w:val="af3"/>
        <w:numPr>
          <w:ilvl w:val="1"/>
          <w:numId w:val="1"/>
        </w:numPr>
        <w:spacing w:before="120" w:after="120" w:line="240" w:lineRule="auto"/>
        <w:contextualSpacing w:val="0"/>
        <w:rPr>
          <w:rFonts w:cstheme="minorHAnsi"/>
        </w:rPr>
      </w:pPr>
      <w:r w:rsidRPr="0051593E">
        <w:rPr>
          <w:rFonts w:cstheme="minorHAnsi"/>
          <w:b/>
          <w:bCs/>
        </w:rPr>
        <w:t>You may list a maximum of 10 o</w:t>
      </w:r>
      <w:r w:rsidR="000D175A" w:rsidRPr="0051593E">
        <w:rPr>
          <w:rFonts w:cstheme="minorHAnsi"/>
          <w:b/>
          <w:bCs/>
        </w:rPr>
        <w:t xml:space="preserve">ligonucleotides </w:t>
      </w:r>
      <w:r w:rsidR="001DF02B" w:rsidRPr="0051593E">
        <w:rPr>
          <w:rFonts w:cstheme="minorHAnsi"/>
          <w:b/>
          <w:bCs/>
        </w:rPr>
        <w:t>or</w:t>
      </w:r>
      <w:r w:rsidR="6B4C0B02" w:rsidRPr="0051593E">
        <w:rPr>
          <w:rFonts w:cstheme="minorHAnsi"/>
          <w:b/>
          <w:bCs/>
        </w:rPr>
        <w:t xml:space="preserve"> </w:t>
      </w:r>
      <w:r w:rsidR="000D175A" w:rsidRPr="0051593E">
        <w:rPr>
          <w:rFonts w:cstheme="minorHAnsi"/>
          <w:b/>
          <w:bCs/>
        </w:rPr>
        <w:t>RNA sequences</w:t>
      </w:r>
      <w:r w:rsidR="000D175A" w:rsidRPr="0051593E">
        <w:rPr>
          <w:rFonts w:cstheme="minorHAnsi"/>
        </w:rPr>
        <w:t xml:space="preserve"> in the table. If there are more than 10 to report, please provide this information as a supplementa</w:t>
      </w:r>
      <w:r w:rsidR="000B77F4" w:rsidRPr="0051593E">
        <w:rPr>
          <w:rFonts w:cstheme="minorHAnsi"/>
        </w:rPr>
        <w:t>l</w:t>
      </w:r>
      <w:r w:rsidR="000D175A" w:rsidRPr="0051593E">
        <w:rPr>
          <w:rFonts w:cstheme="minorHAnsi"/>
        </w:rPr>
        <w:t xml:space="preserve"> document and reference the file (e.g., See Table S1 for XX) in the </w:t>
      </w:r>
      <w:r w:rsidR="00E64331">
        <w:rPr>
          <w:rFonts w:cstheme="minorHAnsi"/>
        </w:rPr>
        <w:t>KRT</w:t>
      </w:r>
      <w:r w:rsidR="000D175A" w:rsidRPr="0051593E">
        <w:rPr>
          <w:rFonts w:cstheme="minorHAnsi"/>
        </w:rPr>
        <w:t>.</w:t>
      </w:r>
      <w:r w:rsidR="00A37DD5" w:rsidRPr="0051593E">
        <w:rPr>
          <w:rFonts w:cstheme="minorHAnsi"/>
        </w:rPr>
        <w:t xml:space="preserve"> </w:t>
      </w:r>
    </w:p>
    <w:p w14:paraId="21557228" w14:textId="62143DB3" w:rsidR="00D22D94" w:rsidRPr="0051593E" w:rsidRDefault="00D22D94" w:rsidP="00ED3F22">
      <w:pPr>
        <w:pStyle w:val="af3"/>
        <w:numPr>
          <w:ilvl w:val="1"/>
          <w:numId w:val="1"/>
        </w:numPr>
        <w:spacing w:before="120" w:after="120" w:line="240" w:lineRule="auto"/>
        <w:contextualSpacing w:val="0"/>
        <w:rPr>
          <w:rFonts w:cstheme="minorHAnsi"/>
        </w:rPr>
      </w:pPr>
      <w:r w:rsidRPr="0051593E">
        <w:rPr>
          <w:rFonts w:cstheme="minorHAnsi"/>
          <w:b/>
          <w:bCs/>
        </w:rPr>
        <w:t>Deposited data</w:t>
      </w:r>
      <w:r w:rsidRPr="0051593E">
        <w:rPr>
          <w:rFonts w:cstheme="minorHAnsi"/>
        </w:rPr>
        <w:t xml:space="preserve"> should include both newly deposited </w:t>
      </w:r>
      <w:r w:rsidR="74C7F050" w:rsidRPr="0051593E">
        <w:rPr>
          <w:rFonts w:cstheme="minorHAnsi"/>
        </w:rPr>
        <w:t xml:space="preserve">data from this </w:t>
      </w:r>
      <w:r w:rsidR="00E64331">
        <w:rPr>
          <w:rFonts w:cstheme="minorHAnsi"/>
        </w:rPr>
        <w:t>study</w:t>
      </w:r>
      <w:r w:rsidR="00E64331" w:rsidRPr="0051593E">
        <w:rPr>
          <w:rFonts w:cstheme="minorHAnsi"/>
        </w:rPr>
        <w:t xml:space="preserve"> </w:t>
      </w:r>
      <w:r w:rsidRPr="0051593E">
        <w:rPr>
          <w:rFonts w:cstheme="minorHAnsi"/>
        </w:rPr>
        <w:t>and existing data</w:t>
      </w:r>
      <w:r w:rsidR="62A37D03" w:rsidRPr="0051593E">
        <w:rPr>
          <w:rFonts w:cstheme="minorHAnsi"/>
        </w:rPr>
        <w:t xml:space="preserve">sets that were used in the </w:t>
      </w:r>
      <w:r w:rsidR="00E64331">
        <w:rPr>
          <w:rFonts w:cstheme="minorHAnsi"/>
        </w:rPr>
        <w:t>study</w:t>
      </w:r>
      <w:r w:rsidRPr="0051593E">
        <w:rPr>
          <w:rFonts w:cstheme="minorHAnsi"/>
        </w:rPr>
        <w:t>.</w:t>
      </w:r>
    </w:p>
    <w:p w14:paraId="52FC94DB" w14:textId="3D8FE634" w:rsidR="00ED3F22" w:rsidRPr="0051593E" w:rsidRDefault="00C81F18" w:rsidP="00ED3F22">
      <w:pPr>
        <w:pStyle w:val="af3"/>
        <w:numPr>
          <w:ilvl w:val="1"/>
          <w:numId w:val="1"/>
        </w:numPr>
        <w:spacing w:before="120" w:after="120" w:line="240" w:lineRule="auto"/>
        <w:contextualSpacing w:val="0"/>
        <w:rPr>
          <w:rFonts w:cstheme="minorHAnsi"/>
        </w:rPr>
      </w:pPr>
      <w:r w:rsidRPr="0051593E">
        <w:rPr>
          <w:rFonts w:cstheme="minorHAnsi"/>
        </w:rPr>
        <w:t xml:space="preserve">Please </w:t>
      </w:r>
      <w:r w:rsidR="000E1251" w:rsidRPr="0051593E">
        <w:rPr>
          <w:rFonts w:cstheme="minorHAnsi"/>
        </w:rPr>
        <w:t xml:space="preserve">include </w:t>
      </w:r>
      <w:r w:rsidRPr="0051593E">
        <w:rPr>
          <w:rFonts w:cstheme="minorHAnsi"/>
        </w:rPr>
        <w:t xml:space="preserve">software </w:t>
      </w:r>
      <w:r w:rsidR="006A4E6C" w:rsidRPr="0051593E">
        <w:rPr>
          <w:rFonts w:cstheme="minorHAnsi"/>
        </w:rPr>
        <w:t xml:space="preserve">and code </w:t>
      </w:r>
      <w:r w:rsidRPr="0051593E">
        <w:rPr>
          <w:rFonts w:cstheme="minorHAnsi"/>
        </w:rPr>
        <w:t xml:space="preserve">mentioned in the </w:t>
      </w:r>
      <w:r w:rsidR="007C3928" w:rsidRPr="0051593E">
        <w:rPr>
          <w:rFonts w:cstheme="minorHAnsi"/>
        </w:rPr>
        <w:t xml:space="preserve">method </w:t>
      </w:r>
      <w:r w:rsidR="00F025B9" w:rsidRPr="0051593E">
        <w:rPr>
          <w:rFonts w:cstheme="minorHAnsi"/>
        </w:rPr>
        <w:t xml:space="preserve">details </w:t>
      </w:r>
      <w:r w:rsidR="00E64331">
        <w:rPr>
          <w:rFonts w:cstheme="minorHAnsi"/>
        </w:rPr>
        <w:t>and</w:t>
      </w:r>
      <w:r w:rsidR="009D470D" w:rsidRPr="0051593E">
        <w:rPr>
          <w:rFonts w:cstheme="minorHAnsi"/>
        </w:rPr>
        <w:t xml:space="preserve"> </w:t>
      </w:r>
      <w:r w:rsidR="007C3928" w:rsidRPr="0051593E">
        <w:rPr>
          <w:rFonts w:cstheme="minorHAnsi"/>
        </w:rPr>
        <w:t xml:space="preserve">data </w:t>
      </w:r>
      <w:r w:rsidR="009D470D" w:rsidRPr="0051593E">
        <w:rPr>
          <w:rFonts w:cstheme="minorHAnsi"/>
        </w:rPr>
        <w:t xml:space="preserve">and </w:t>
      </w:r>
      <w:r w:rsidR="00F025B9" w:rsidRPr="0051593E">
        <w:rPr>
          <w:rFonts w:cstheme="minorHAnsi"/>
        </w:rPr>
        <w:t xml:space="preserve">code availability </w:t>
      </w:r>
      <w:r w:rsidRPr="0051593E">
        <w:rPr>
          <w:rFonts w:cstheme="minorHAnsi"/>
        </w:rPr>
        <w:t>section</w:t>
      </w:r>
      <w:r w:rsidR="00E64331">
        <w:rPr>
          <w:rFonts w:cstheme="minorHAnsi"/>
        </w:rPr>
        <w:t>s</w:t>
      </w:r>
      <w:r w:rsidRPr="0051593E">
        <w:rPr>
          <w:rFonts w:cstheme="minorHAnsi"/>
        </w:rPr>
        <w:t xml:space="preserve"> </w:t>
      </w:r>
      <w:r w:rsidR="003F1788" w:rsidRPr="0051593E">
        <w:rPr>
          <w:rFonts w:cstheme="minorHAnsi"/>
        </w:rPr>
        <w:t>under</w:t>
      </w:r>
      <w:r w:rsidR="000E1251" w:rsidRPr="0051593E">
        <w:rPr>
          <w:rFonts w:cstheme="minorHAnsi"/>
        </w:rPr>
        <w:t xml:space="preserve"> </w:t>
      </w:r>
      <w:r w:rsidR="000E1251" w:rsidRPr="0051593E">
        <w:rPr>
          <w:rFonts w:cstheme="minorHAnsi"/>
          <w:b/>
          <w:bCs/>
        </w:rPr>
        <w:t>software and algorithms</w:t>
      </w:r>
      <w:r w:rsidR="000E1251" w:rsidRPr="0051593E">
        <w:rPr>
          <w:rFonts w:cstheme="minorHAnsi"/>
        </w:rPr>
        <w:t>.</w:t>
      </w:r>
    </w:p>
    <w:p w14:paraId="59656702" w14:textId="398F8C0D" w:rsidR="005825F2" w:rsidRPr="0051593E" w:rsidRDefault="005825F2" w:rsidP="00ED3F22">
      <w:pPr>
        <w:pStyle w:val="af3"/>
        <w:numPr>
          <w:ilvl w:val="1"/>
          <w:numId w:val="1"/>
        </w:numPr>
        <w:spacing w:before="120" w:after="120" w:line="240" w:lineRule="auto"/>
        <w:contextualSpacing w:val="0"/>
        <w:rPr>
          <w:rFonts w:cstheme="minorHAnsi"/>
        </w:rPr>
      </w:pPr>
      <w:r w:rsidRPr="0051593E">
        <w:rPr>
          <w:rFonts w:cstheme="minorHAnsi"/>
        </w:rPr>
        <w:t xml:space="preserve">Any item that does not fit the existing subheadings should be added to the </w:t>
      </w:r>
      <w:r w:rsidR="53117A25" w:rsidRPr="0051593E">
        <w:rPr>
          <w:rFonts w:cstheme="minorHAnsi"/>
        </w:rPr>
        <w:t>“</w:t>
      </w:r>
      <w:r w:rsidR="14CB05A8" w:rsidRPr="0051593E">
        <w:rPr>
          <w:rFonts w:cstheme="minorHAnsi"/>
        </w:rPr>
        <w:t>o</w:t>
      </w:r>
      <w:r w:rsidRPr="0051593E">
        <w:rPr>
          <w:rFonts w:cstheme="minorHAnsi"/>
        </w:rPr>
        <w:t>ther</w:t>
      </w:r>
      <w:r w:rsidR="5162AC87" w:rsidRPr="0051593E">
        <w:rPr>
          <w:rFonts w:cstheme="minorHAnsi"/>
        </w:rPr>
        <w:t>”</w:t>
      </w:r>
      <w:r w:rsidRPr="0051593E">
        <w:rPr>
          <w:rFonts w:cstheme="minorHAnsi"/>
        </w:rPr>
        <w:t xml:space="preserve"> section. </w:t>
      </w:r>
      <w:r w:rsidRPr="0051593E">
        <w:rPr>
          <w:rFonts w:cstheme="minorHAnsi"/>
          <w:b/>
          <w:bCs/>
          <w:u w:val="single"/>
        </w:rPr>
        <w:t>Please do not add your own subheadings.</w:t>
      </w:r>
    </w:p>
    <w:p w14:paraId="1608DA23" w14:textId="547F1B20" w:rsidR="006F4416" w:rsidRPr="0051593E" w:rsidRDefault="00A06044" w:rsidP="00F07457">
      <w:pPr>
        <w:pStyle w:val="af3"/>
        <w:numPr>
          <w:ilvl w:val="0"/>
          <w:numId w:val="3"/>
        </w:numPr>
        <w:spacing w:before="120" w:after="120" w:line="240" w:lineRule="auto"/>
        <w:contextualSpacing w:val="0"/>
        <w:rPr>
          <w:rFonts w:cstheme="minorHAnsi"/>
        </w:rPr>
      </w:pPr>
      <w:r w:rsidRPr="0051593E">
        <w:rPr>
          <w:rFonts w:cstheme="minorHAnsi"/>
          <w:b/>
        </w:rPr>
        <w:t xml:space="preserve">SOURCE: </w:t>
      </w:r>
      <w:r w:rsidR="00E64331">
        <w:rPr>
          <w:rFonts w:cstheme="minorHAnsi"/>
        </w:rPr>
        <w:t>r</w:t>
      </w:r>
      <w:r w:rsidR="00E64331" w:rsidRPr="0051593E">
        <w:rPr>
          <w:rFonts w:cstheme="minorHAnsi"/>
        </w:rPr>
        <w:t xml:space="preserve">eport </w:t>
      </w:r>
      <w:r w:rsidRPr="0051593E">
        <w:rPr>
          <w:rFonts w:cstheme="minorHAnsi"/>
        </w:rPr>
        <w:t xml:space="preserve">the company, manufacturer, or individual that provided the item or </w:t>
      </w:r>
      <w:r w:rsidR="00E72968">
        <w:rPr>
          <w:rFonts w:cstheme="minorHAnsi"/>
        </w:rPr>
        <w:t xml:space="preserve">from </w:t>
      </w:r>
      <w:r w:rsidRPr="0051593E">
        <w:rPr>
          <w:rFonts w:cstheme="minorHAnsi"/>
        </w:rPr>
        <w:t>where the item can</w:t>
      </w:r>
      <w:r w:rsidR="00764FEE" w:rsidRPr="0051593E">
        <w:rPr>
          <w:rFonts w:cstheme="minorHAnsi"/>
        </w:rPr>
        <w:t xml:space="preserve"> be</w:t>
      </w:r>
      <w:r w:rsidRPr="0051593E">
        <w:rPr>
          <w:rFonts w:cstheme="minorHAnsi"/>
        </w:rPr>
        <w:t xml:space="preserve"> obtained</w:t>
      </w:r>
      <w:r w:rsidR="00AD1EBE" w:rsidRPr="0051593E">
        <w:rPr>
          <w:rFonts w:cstheme="minorHAnsi"/>
        </w:rPr>
        <w:t xml:space="preserve"> (</w:t>
      </w:r>
      <w:r w:rsidR="00EF73E4" w:rsidRPr="0051593E">
        <w:rPr>
          <w:rFonts w:cstheme="minorHAnsi"/>
        </w:rPr>
        <w:t>e.g</w:t>
      </w:r>
      <w:r w:rsidR="00AD1EBE" w:rsidRPr="0051593E">
        <w:rPr>
          <w:rFonts w:cstheme="minorHAnsi"/>
        </w:rPr>
        <w:t>.</w:t>
      </w:r>
      <w:r w:rsidR="00B70378" w:rsidRPr="0051593E">
        <w:rPr>
          <w:rFonts w:cstheme="minorHAnsi"/>
        </w:rPr>
        <w:t>,</w:t>
      </w:r>
      <w:r w:rsidR="00AD1EBE" w:rsidRPr="0051593E">
        <w:rPr>
          <w:rFonts w:cstheme="minorHAnsi"/>
        </w:rPr>
        <w:t xml:space="preserve"> stock center</w:t>
      </w:r>
      <w:r w:rsidR="00EF73E4" w:rsidRPr="0051593E">
        <w:rPr>
          <w:rFonts w:cstheme="minorHAnsi"/>
        </w:rPr>
        <w:t xml:space="preserve"> or repository</w:t>
      </w:r>
      <w:r w:rsidR="00AD1EBE" w:rsidRPr="0051593E">
        <w:rPr>
          <w:rFonts w:cstheme="minorHAnsi"/>
        </w:rPr>
        <w:t>)</w:t>
      </w:r>
      <w:r w:rsidRPr="0051593E">
        <w:rPr>
          <w:rFonts w:cstheme="minorHAnsi"/>
        </w:rPr>
        <w:t xml:space="preserve">. </w:t>
      </w:r>
    </w:p>
    <w:p w14:paraId="6B0B5CC2" w14:textId="77777777" w:rsidR="006F4416" w:rsidRPr="0051593E" w:rsidRDefault="00BE7C05" w:rsidP="00ED3F22">
      <w:pPr>
        <w:pStyle w:val="af3"/>
        <w:numPr>
          <w:ilvl w:val="1"/>
          <w:numId w:val="1"/>
        </w:numPr>
        <w:spacing w:before="120" w:after="120" w:line="240" w:lineRule="auto"/>
        <w:contextualSpacing w:val="0"/>
        <w:rPr>
          <w:rFonts w:cstheme="minorHAnsi"/>
        </w:rPr>
      </w:pPr>
      <w:r w:rsidRPr="0051593E">
        <w:rPr>
          <w:rFonts w:cstheme="minorHAnsi"/>
        </w:rPr>
        <w:t xml:space="preserve">For materials distributed by </w:t>
      </w:r>
      <w:proofErr w:type="spellStart"/>
      <w:r w:rsidRPr="0051593E">
        <w:rPr>
          <w:rFonts w:cstheme="minorHAnsi"/>
        </w:rPr>
        <w:t>Addgene</w:t>
      </w:r>
      <w:proofErr w:type="spellEnd"/>
      <w:r w:rsidRPr="0051593E">
        <w:rPr>
          <w:rFonts w:cstheme="minorHAnsi"/>
        </w:rPr>
        <w:t>, please cite the article describing the plasmid and include “</w:t>
      </w:r>
      <w:proofErr w:type="spellStart"/>
      <w:r w:rsidRPr="0051593E">
        <w:rPr>
          <w:rFonts w:cstheme="minorHAnsi"/>
        </w:rPr>
        <w:t>Addgene</w:t>
      </w:r>
      <w:proofErr w:type="spellEnd"/>
      <w:r w:rsidRPr="0051593E">
        <w:rPr>
          <w:rFonts w:cstheme="minorHAnsi"/>
        </w:rPr>
        <w:t xml:space="preserve">” as part of the identifier. </w:t>
      </w:r>
    </w:p>
    <w:p w14:paraId="2303298C" w14:textId="693DE9BD" w:rsidR="006F4416" w:rsidRPr="0051593E" w:rsidRDefault="00A06044" w:rsidP="00ED3F22">
      <w:pPr>
        <w:pStyle w:val="af3"/>
        <w:numPr>
          <w:ilvl w:val="1"/>
          <w:numId w:val="1"/>
        </w:numPr>
        <w:spacing w:before="120" w:after="120" w:line="240" w:lineRule="auto"/>
        <w:contextualSpacing w:val="0"/>
        <w:rPr>
          <w:rFonts w:cstheme="minorHAnsi"/>
        </w:rPr>
      </w:pPr>
      <w:r w:rsidRPr="0051593E">
        <w:rPr>
          <w:rFonts w:cstheme="minorHAnsi"/>
        </w:rPr>
        <w:lastRenderedPageBreak/>
        <w:t>If an item is from another lab, please include the name of the principal investigator and</w:t>
      </w:r>
      <w:r w:rsidR="00E72968">
        <w:rPr>
          <w:rFonts w:cstheme="minorHAnsi"/>
        </w:rPr>
        <w:t>/or</w:t>
      </w:r>
      <w:r w:rsidRPr="0051593E">
        <w:rPr>
          <w:rFonts w:cstheme="minorHAnsi"/>
        </w:rPr>
        <w:t xml:space="preserve"> a citation if it has been previously published.</w:t>
      </w:r>
    </w:p>
    <w:p w14:paraId="4257D668" w14:textId="60591E8D" w:rsidR="006F4416" w:rsidRPr="0051593E" w:rsidRDefault="00A06044" w:rsidP="00ED3F22">
      <w:pPr>
        <w:pStyle w:val="af3"/>
        <w:numPr>
          <w:ilvl w:val="1"/>
          <w:numId w:val="1"/>
        </w:numPr>
        <w:spacing w:before="120" w:after="120" w:line="240" w:lineRule="auto"/>
        <w:contextualSpacing w:val="0"/>
        <w:rPr>
          <w:rFonts w:cstheme="minorHAnsi"/>
        </w:rPr>
      </w:pPr>
      <w:r w:rsidRPr="0051593E">
        <w:rPr>
          <w:rFonts w:cstheme="minorHAnsi"/>
        </w:rPr>
        <w:t>If the material is being reported for the first time in the current paper, please indicate as “this paper</w:t>
      </w:r>
      <w:r w:rsidR="00B70378" w:rsidRPr="0051593E">
        <w:rPr>
          <w:rFonts w:cstheme="minorHAnsi"/>
        </w:rPr>
        <w:t>.</w:t>
      </w:r>
      <w:r w:rsidRPr="0051593E">
        <w:rPr>
          <w:rFonts w:cstheme="minorHAnsi"/>
        </w:rPr>
        <w:t>”</w:t>
      </w:r>
      <w:r w:rsidR="00C81F18" w:rsidRPr="0051593E">
        <w:rPr>
          <w:rFonts w:cstheme="minorHAnsi"/>
        </w:rPr>
        <w:t xml:space="preserve"> </w:t>
      </w:r>
    </w:p>
    <w:p w14:paraId="38074F78" w14:textId="2B408A58" w:rsidR="00A06044" w:rsidRPr="0051593E" w:rsidRDefault="00C81F18" w:rsidP="00ED3F22">
      <w:pPr>
        <w:pStyle w:val="af3"/>
        <w:numPr>
          <w:ilvl w:val="1"/>
          <w:numId w:val="1"/>
        </w:numPr>
        <w:spacing w:before="120" w:after="120" w:line="240" w:lineRule="auto"/>
        <w:contextualSpacing w:val="0"/>
        <w:rPr>
          <w:rFonts w:cstheme="minorHAnsi"/>
        </w:rPr>
      </w:pPr>
      <w:r w:rsidRPr="0051593E">
        <w:rPr>
          <w:rFonts w:cstheme="minorHAnsi"/>
        </w:rPr>
        <w:t>For software, please provide the company name if it is commercially available or cite the paper in which it ha</w:t>
      </w:r>
      <w:r w:rsidR="00B86B9F">
        <w:rPr>
          <w:rFonts w:cstheme="minorHAnsi"/>
        </w:rPr>
        <w:t>d</w:t>
      </w:r>
      <w:r w:rsidRPr="0051593E">
        <w:rPr>
          <w:rFonts w:cstheme="minorHAnsi"/>
        </w:rPr>
        <w:t xml:space="preserve"> been initially described.</w:t>
      </w:r>
    </w:p>
    <w:p w14:paraId="1CECB38F" w14:textId="66082523" w:rsidR="00857D6A" w:rsidRPr="0051593E" w:rsidRDefault="00A06044" w:rsidP="00F07457">
      <w:pPr>
        <w:pStyle w:val="af3"/>
        <w:numPr>
          <w:ilvl w:val="0"/>
          <w:numId w:val="3"/>
        </w:numPr>
        <w:spacing w:before="120" w:after="120" w:line="240" w:lineRule="auto"/>
        <w:contextualSpacing w:val="0"/>
        <w:rPr>
          <w:rFonts w:cstheme="minorHAnsi"/>
        </w:rPr>
      </w:pPr>
      <w:r w:rsidRPr="0051593E">
        <w:rPr>
          <w:rFonts w:cstheme="minorHAnsi"/>
          <w:b/>
          <w:bCs/>
        </w:rPr>
        <w:t xml:space="preserve">IDENTIFIER: </w:t>
      </w:r>
      <w:r w:rsidR="00B86B9F">
        <w:rPr>
          <w:rFonts w:cstheme="minorHAnsi"/>
        </w:rPr>
        <w:t>i</w:t>
      </w:r>
      <w:r w:rsidR="00D43B1C" w:rsidRPr="0051593E">
        <w:rPr>
          <w:rFonts w:cstheme="minorHAnsi"/>
        </w:rPr>
        <w:t>nclude catalog numbers</w:t>
      </w:r>
      <w:r w:rsidR="006E0C42" w:rsidRPr="0051593E">
        <w:rPr>
          <w:rFonts w:cstheme="minorHAnsi"/>
        </w:rPr>
        <w:t xml:space="preserve"> (entered in the column as “Cat#” followed by the number, e.g., Cat#3879S).</w:t>
      </w:r>
      <w:r w:rsidR="00D43B1C" w:rsidRPr="0051593E">
        <w:rPr>
          <w:rFonts w:cstheme="minorHAnsi"/>
        </w:rPr>
        <w:t xml:space="preserve"> </w:t>
      </w:r>
      <w:r w:rsidR="006E0C42" w:rsidRPr="0051593E">
        <w:rPr>
          <w:rFonts w:cstheme="minorHAnsi"/>
        </w:rPr>
        <w:t>W</w:t>
      </w:r>
      <w:r w:rsidR="00D43B1C" w:rsidRPr="0051593E">
        <w:rPr>
          <w:rFonts w:cstheme="minorHAnsi"/>
        </w:rPr>
        <w:t xml:space="preserve">here available, </w:t>
      </w:r>
      <w:r w:rsidR="006E0C42" w:rsidRPr="0051593E">
        <w:rPr>
          <w:rFonts w:cstheme="minorHAnsi"/>
        </w:rPr>
        <w:t xml:space="preserve">please include </w:t>
      </w:r>
      <w:r w:rsidR="00D43B1C" w:rsidRPr="0051593E">
        <w:rPr>
          <w:rFonts w:cstheme="minorHAnsi"/>
        </w:rPr>
        <w:t xml:space="preserve">unique entities such as </w:t>
      </w:r>
      <w:hyperlink r:id="rId11">
        <w:r w:rsidR="00D43B1C" w:rsidRPr="0051593E">
          <w:rPr>
            <w:rStyle w:val="af"/>
            <w:rFonts w:cstheme="minorHAnsi"/>
          </w:rPr>
          <w:t>RRIDs</w:t>
        </w:r>
      </w:hyperlink>
      <w:r w:rsidR="00D43B1C" w:rsidRPr="0051593E">
        <w:rPr>
          <w:rFonts w:cstheme="minorHAnsi"/>
        </w:rPr>
        <w:t xml:space="preserve">, Model Organism Database numbers, </w:t>
      </w:r>
      <w:r w:rsidR="06FEA95C" w:rsidRPr="0051593E">
        <w:rPr>
          <w:rFonts w:cstheme="minorHAnsi"/>
        </w:rPr>
        <w:t xml:space="preserve">and </w:t>
      </w:r>
      <w:r w:rsidR="00D43B1C" w:rsidRPr="0051593E">
        <w:rPr>
          <w:rFonts w:cstheme="minorHAnsi"/>
        </w:rPr>
        <w:t>accession numbers</w:t>
      </w:r>
      <w:r w:rsidR="2540285E" w:rsidRPr="0051593E">
        <w:rPr>
          <w:rFonts w:cstheme="minorHAnsi"/>
        </w:rPr>
        <w:t xml:space="preserve"> preceded by database abbreviations such as </w:t>
      </w:r>
      <w:r w:rsidR="00D43B1C" w:rsidRPr="0051593E">
        <w:rPr>
          <w:rFonts w:cstheme="minorHAnsi"/>
        </w:rPr>
        <w:t xml:space="preserve">PDB </w:t>
      </w:r>
      <w:r w:rsidR="009C1935" w:rsidRPr="0051593E">
        <w:rPr>
          <w:rFonts w:cstheme="minorHAnsi"/>
        </w:rPr>
        <w:t>or C</w:t>
      </w:r>
      <w:r w:rsidR="00AD71D3" w:rsidRPr="0051593E">
        <w:rPr>
          <w:rFonts w:cstheme="minorHAnsi"/>
        </w:rPr>
        <w:t>C</w:t>
      </w:r>
      <w:r w:rsidR="009C1935" w:rsidRPr="0051593E">
        <w:rPr>
          <w:rFonts w:cstheme="minorHAnsi"/>
        </w:rPr>
        <w:t>DC</w:t>
      </w:r>
      <w:r w:rsidR="7488B107" w:rsidRPr="0051593E">
        <w:rPr>
          <w:rFonts w:cstheme="minorHAnsi"/>
        </w:rPr>
        <w:t>)</w:t>
      </w:r>
      <w:r w:rsidR="00D43B1C" w:rsidRPr="0051593E">
        <w:rPr>
          <w:rFonts w:cstheme="minorHAnsi"/>
        </w:rPr>
        <w:t xml:space="preserve">. </w:t>
      </w:r>
      <w:r w:rsidR="00837A7A" w:rsidRPr="0051593E">
        <w:rPr>
          <w:rFonts w:cstheme="minorHAnsi"/>
        </w:rPr>
        <w:t xml:space="preserve">Please ensure the accuracy of the identifiers, as they are essential for generation of hyperlinks to external sources when available. For more information about data sharing policies and </w:t>
      </w:r>
      <w:r w:rsidR="00837A7A" w:rsidRPr="0051593E">
        <w:rPr>
          <w:rFonts w:cstheme="minorHAnsi"/>
          <w:color w:val="333333"/>
        </w:rPr>
        <w:t xml:space="preserve">a list of recommended data repositories for abbreviations, </w:t>
      </w:r>
      <w:r w:rsidR="00837A7A" w:rsidRPr="0051593E">
        <w:rPr>
          <w:rFonts w:cstheme="minorHAnsi"/>
        </w:rPr>
        <w:t>p</w:t>
      </w:r>
      <w:r w:rsidR="00837A7A" w:rsidRPr="0051593E">
        <w:rPr>
          <w:rFonts w:cstheme="minorHAnsi"/>
          <w:color w:val="333333"/>
        </w:rPr>
        <w:t xml:space="preserve">lease see the </w:t>
      </w:r>
      <w:r w:rsidR="004E2F69" w:rsidRPr="0051593E">
        <w:rPr>
          <w:rFonts w:cstheme="minorHAnsi"/>
          <w:color w:val="333333"/>
        </w:rPr>
        <w:t xml:space="preserve">Cell Press </w:t>
      </w:r>
      <w:hyperlink r:id="rId12" w:history="1">
        <w:r w:rsidR="004E2F69" w:rsidRPr="0051593E">
          <w:rPr>
            <w:rStyle w:val="af"/>
            <w:rFonts w:cstheme="minorHAnsi"/>
          </w:rPr>
          <w:t>Author’s guide to data sharing</w:t>
        </w:r>
      </w:hyperlink>
      <w:r w:rsidR="00837A7A" w:rsidRPr="0051593E">
        <w:rPr>
          <w:rFonts w:cstheme="minorHAnsi"/>
        </w:rPr>
        <w:t>.</w:t>
      </w:r>
    </w:p>
    <w:p w14:paraId="0754C13F" w14:textId="77777777" w:rsidR="00857D6A" w:rsidRPr="0051593E" w:rsidRDefault="00E63266" w:rsidP="00164429">
      <w:pPr>
        <w:pStyle w:val="af3"/>
        <w:numPr>
          <w:ilvl w:val="1"/>
          <w:numId w:val="1"/>
        </w:numPr>
        <w:spacing w:before="120" w:after="120" w:line="240" w:lineRule="auto"/>
        <w:contextualSpacing w:val="0"/>
        <w:rPr>
          <w:rFonts w:cstheme="minorHAnsi"/>
        </w:rPr>
      </w:pPr>
      <w:r w:rsidRPr="0051593E">
        <w:rPr>
          <w:rFonts w:cstheme="minorHAnsi"/>
        </w:rPr>
        <w:t xml:space="preserve">For antibodies, if </w:t>
      </w:r>
      <w:r w:rsidR="007B44F2" w:rsidRPr="0051593E">
        <w:rPr>
          <w:rFonts w:cstheme="minorHAnsi"/>
        </w:rPr>
        <w:t>applicable</w:t>
      </w:r>
      <w:r w:rsidRPr="0051593E">
        <w:rPr>
          <w:rFonts w:cstheme="minorHAnsi"/>
        </w:rPr>
        <w:t xml:space="preserve"> and available, please also include the lot number </w:t>
      </w:r>
      <w:r w:rsidR="007B44F2" w:rsidRPr="0051593E">
        <w:rPr>
          <w:rFonts w:cstheme="minorHAnsi"/>
        </w:rPr>
        <w:t>or</w:t>
      </w:r>
      <w:r w:rsidRPr="0051593E">
        <w:rPr>
          <w:rFonts w:cstheme="minorHAnsi"/>
        </w:rPr>
        <w:t xml:space="preserve"> clone identity. </w:t>
      </w:r>
    </w:p>
    <w:p w14:paraId="0828C8F3" w14:textId="6185A161" w:rsidR="00837A7A" w:rsidRPr="0051593E" w:rsidRDefault="00D43B1C" w:rsidP="00164429">
      <w:pPr>
        <w:pStyle w:val="af3"/>
        <w:numPr>
          <w:ilvl w:val="1"/>
          <w:numId w:val="1"/>
        </w:numPr>
        <w:spacing w:before="120" w:after="120" w:line="240" w:lineRule="auto"/>
        <w:contextualSpacing w:val="0"/>
        <w:rPr>
          <w:rFonts w:cstheme="minorHAnsi"/>
        </w:rPr>
      </w:pPr>
      <w:r w:rsidRPr="0051593E">
        <w:rPr>
          <w:rFonts w:cstheme="minorHAnsi"/>
        </w:rPr>
        <w:t>For software or data resource</w:t>
      </w:r>
      <w:r w:rsidR="00815019" w:rsidRPr="0051593E">
        <w:rPr>
          <w:rFonts w:cstheme="minorHAnsi"/>
        </w:rPr>
        <w:t>s</w:t>
      </w:r>
      <w:r w:rsidRPr="0051593E">
        <w:rPr>
          <w:rFonts w:cstheme="minorHAnsi"/>
        </w:rPr>
        <w:t xml:space="preserve">, please include the </w:t>
      </w:r>
      <w:r w:rsidR="00B70378" w:rsidRPr="0051593E">
        <w:rPr>
          <w:rFonts w:cstheme="minorHAnsi"/>
        </w:rPr>
        <w:t xml:space="preserve">URL </w:t>
      </w:r>
      <w:r w:rsidR="00707EC8">
        <w:rPr>
          <w:rFonts w:cstheme="minorHAnsi"/>
        </w:rPr>
        <w:t>for where</w:t>
      </w:r>
      <w:r w:rsidRPr="0051593E">
        <w:rPr>
          <w:rFonts w:cstheme="minorHAnsi"/>
        </w:rPr>
        <w:t xml:space="preserve"> the resource</w:t>
      </w:r>
      <w:r w:rsidR="00C81F18" w:rsidRPr="0051593E">
        <w:rPr>
          <w:rFonts w:cstheme="minorHAnsi"/>
        </w:rPr>
        <w:t xml:space="preserve"> can be downloaded</w:t>
      </w:r>
      <w:r w:rsidR="00A06044" w:rsidRPr="0051593E">
        <w:rPr>
          <w:rFonts w:cstheme="minorHAnsi"/>
        </w:rPr>
        <w:t xml:space="preserve">. </w:t>
      </w:r>
    </w:p>
    <w:p w14:paraId="4226A429" w14:textId="0EDD2DB5" w:rsidR="00837A7A" w:rsidRPr="0051593E" w:rsidRDefault="00223239" w:rsidP="00164429">
      <w:pPr>
        <w:pStyle w:val="af3"/>
        <w:numPr>
          <w:ilvl w:val="1"/>
          <w:numId w:val="1"/>
        </w:numPr>
        <w:spacing w:before="120" w:after="120" w:line="240" w:lineRule="auto"/>
        <w:contextualSpacing w:val="0"/>
        <w:rPr>
          <w:rFonts w:cstheme="minorHAnsi"/>
        </w:rPr>
      </w:pPr>
      <w:r w:rsidRPr="0051593E">
        <w:rPr>
          <w:rFonts w:cstheme="minorHAnsi"/>
        </w:rPr>
        <w:t>When</w:t>
      </w:r>
      <w:r w:rsidR="003B2DB0" w:rsidRPr="0051593E">
        <w:rPr>
          <w:rFonts w:cstheme="minorHAnsi"/>
        </w:rPr>
        <w:t xml:space="preserve"> </w:t>
      </w:r>
      <w:r w:rsidR="00AD2332" w:rsidRPr="0051593E">
        <w:rPr>
          <w:rFonts w:cstheme="minorHAnsi"/>
        </w:rPr>
        <w:t>listing more than one identifier for the same item, use semicolons to separate them (e.g.</w:t>
      </w:r>
      <w:r w:rsidR="00F025B9" w:rsidRPr="0051593E">
        <w:rPr>
          <w:rFonts w:cstheme="minorHAnsi"/>
        </w:rPr>
        <w:t>,</w:t>
      </w:r>
      <w:r w:rsidR="00AD2332" w:rsidRPr="0051593E">
        <w:rPr>
          <w:rFonts w:cstheme="minorHAnsi"/>
        </w:rPr>
        <w:t xml:space="preserve"> </w:t>
      </w:r>
      <w:r w:rsidR="00D524A9" w:rsidRPr="0051593E">
        <w:rPr>
          <w:rFonts w:cstheme="minorHAnsi"/>
        </w:rPr>
        <w:t>Cat#</w:t>
      </w:r>
      <w:r w:rsidR="003B2DB0" w:rsidRPr="0051593E">
        <w:rPr>
          <w:rFonts w:cstheme="minorHAnsi"/>
        </w:rPr>
        <w:t>3879S; RRID: AB_2255011).</w:t>
      </w:r>
      <w:r w:rsidR="007E5F7D" w:rsidRPr="0051593E">
        <w:rPr>
          <w:rFonts w:cstheme="minorHAnsi"/>
        </w:rPr>
        <w:t xml:space="preserve"> </w:t>
      </w:r>
    </w:p>
    <w:p w14:paraId="3DAEE024" w14:textId="34472671" w:rsidR="00837A7A" w:rsidRPr="0051593E" w:rsidRDefault="007E5F7D" w:rsidP="00164429">
      <w:pPr>
        <w:pStyle w:val="af3"/>
        <w:numPr>
          <w:ilvl w:val="1"/>
          <w:numId w:val="1"/>
        </w:numPr>
        <w:spacing w:before="120" w:after="120" w:line="240" w:lineRule="auto"/>
        <w:contextualSpacing w:val="0"/>
        <w:rPr>
          <w:rFonts w:cstheme="minorHAnsi"/>
        </w:rPr>
      </w:pPr>
      <w:r w:rsidRPr="0051593E">
        <w:rPr>
          <w:rFonts w:cstheme="minorHAnsi"/>
        </w:rPr>
        <w:t>If an identifier is not available, please enter “N/A” in the column.</w:t>
      </w:r>
      <w:r w:rsidR="003B2DB0" w:rsidRPr="0051593E">
        <w:rPr>
          <w:rFonts w:cstheme="minorHAnsi"/>
        </w:rPr>
        <w:t xml:space="preserve"> </w:t>
      </w:r>
      <w:r w:rsidR="004704A8" w:rsidRPr="0051593E">
        <w:rPr>
          <w:rFonts w:cstheme="minorHAnsi"/>
        </w:rPr>
        <w:t xml:space="preserve"> </w:t>
      </w:r>
    </w:p>
    <w:p w14:paraId="0910C31B" w14:textId="5E8CF521" w:rsidR="003E4FE5" w:rsidRDefault="003E4FE5" w:rsidP="00164429">
      <w:pPr>
        <w:pStyle w:val="af3"/>
        <w:numPr>
          <w:ilvl w:val="1"/>
          <w:numId w:val="1"/>
        </w:numPr>
        <w:spacing w:before="120" w:after="120" w:line="240" w:lineRule="auto"/>
        <w:contextualSpacing w:val="0"/>
        <w:rPr>
          <w:rFonts w:cstheme="minorHAnsi"/>
        </w:rPr>
      </w:pPr>
      <w:r w:rsidRPr="00F07457">
        <w:rPr>
          <w:rFonts w:cstheme="minorHAnsi"/>
          <w:b/>
          <w:iCs/>
        </w:rPr>
        <w:t>A NOTE ABOUT RRIDs:</w:t>
      </w:r>
      <w:r w:rsidRPr="0051593E">
        <w:rPr>
          <w:rFonts w:cstheme="minorHAnsi"/>
        </w:rPr>
        <w:t xml:space="preserve"> </w:t>
      </w:r>
      <w:r w:rsidR="0025198F" w:rsidRPr="0051593E">
        <w:rPr>
          <w:rFonts w:cstheme="minorHAnsi"/>
        </w:rPr>
        <w:t>w</w:t>
      </w:r>
      <w:r w:rsidRPr="0051593E">
        <w:rPr>
          <w:rFonts w:cstheme="minorHAnsi"/>
        </w:rPr>
        <w:t>e highly recommend using RRIDs as the identifier (in particular</w:t>
      </w:r>
      <w:r w:rsidR="00115D4D">
        <w:rPr>
          <w:rFonts w:cstheme="minorHAnsi"/>
        </w:rPr>
        <w:t>,</w:t>
      </w:r>
      <w:r w:rsidRPr="0051593E">
        <w:rPr>
          <w:rFonts w:cstheme="minorHAnsi"/>
        </w:rPr>
        <w:t xml:space="preserve"> for antibodies and organisms but also for software tools and databases). For more details on how to obtain or generate an RRID for existing or newly generated resources, please </w:t>
      </w:r>
      <w:hyperlink r:id="rId13" w:history="1">
        <w:r w:rsidRPr="0051593E">
          <w:rPr>
            <w:rStyle w:val="af"/>
            <w:rFonts w:cstheme="minorHAnsi"/>
          </w:rPr>
          <w:t>visit the RII</w:t>
        </w:r>
      </w:hyperlink>
      <w:r w:rsidRPr="0051593E">
        <w:rPr>
          <w:rFonts w:cstheme="minorHAnsi"/>
        </w:rPr>
        <w:t xml:space="preserve"> or </w:t>
      </w:r>
      <w:hyperlink r:id="rId14" w:history="1">
        <w:r w:rsidRPr="0051593E">
          <w:rPr>
            <w:rStyle w:val="af"/>
            <w:rFonts w:cstheme="minorHAnsi"/>
          </w:rPr>
          <w:t>search for RRIDs</w:t>
        </w:r>
      </w:hyperlink>
      <w:r w:rsidRPr="0051593E">
        <w:rPr>
          <w:rFonts w:cstheme="minorHAnsi"/>
        </w:rPr>
        <w:t>.</w:t>
      </w:r>
    </w:p>
    <w:p w14:paraId="18BF09B7" w14:textId="7CF9D852" w:rsidR="00DB5AE0" w:rsidRPr="00DB5AE0" w:rsidRDefault="00DB5AE0" w:rsidP="00F07457">
      <w:pPr>
        <w:pStyle w:val="1"/>
      </w:pPr>
      <w:r w:rsidRPr="00DB5AE0">
        <w:t>C</w:t>
      </w:r>
      <w:r w:rsidR="002001DB">
        <w:t>ompleti</w:t>
      </w:r>
      <w:r w:rsidRPr="00DB5AE0">
        <w:t>ng your table</w:t>
      </w:r>
    </w:p>
    <w:p w14:paraId="2C99D974" w14:textId="77777777" w:rsidR="006C3D6F" w:rsidRDefault="006F099D" w:rsidP="00164429">
      <w:pPr>
        <w:spacing w:before="120" w:after="120" w:line="240" w:lineRule="auto"/>
        <w:rPr>
          <w:rFonts w:cstheme="minorHAnsi"/>
        </w:rPr>
      </w:pPr>
      <w:r w:rsidRPr="0051593E">
        <w:rPr>
          <w:rFonts w:cstheme="minorHAnsi"/>
        </w:rPr>
        <w:t xml:space="preserve">Please use the </w:t>
      </w:r>
      <w:hyperlink w:anchor="_TABLE_FOR_AUTHOR_1" w:history="1">
        <w:r w:rsidR="00B70378" w:rsidRPr="0051593E">
          <w:rPr>
            <w:rStyle w:val="af"/>
            <w:rFonts w:cstheme="minorHAnsi"/>
          </w:rPr>
          <w:t>empty table that follows</w:t>
        </w:r>
      </w:hyperlink>
      <w:r w:rsidRPr="0051593E">
        <w:rPr>
          <w:rFonts w:cstheme="minorHAnsi"/>
        </w:rPr>
        <w:t xml:space="preserve"> to organize the information </w:t>
      </w:r>
      <w:r w:rsidR="00522660" w:rsidRPr="0051593E">
        <w:rPr>
          <w:rFonts w:cstheme="minorHAnsi"/>
        </w:rPr>
        <w:t>under the provided</w:t>
      </w:r>
      <w:r w:rsidRPr="0051593E">
        <w:rPr>
          <w:rFonts w:cstheme="minorHAnsi"/>
        </w:rPr>
        <w:t xml:space="preserve"> subheading</w:t>
      </w:r>
      <w:r w:rsidR="00522660" w:rsidRPr="0051593E">
        <w:rPr>
          <w:rFonts w:cstheme="minorHAnsi"/>
        </w:rPr>
        <w:t>s</w:t>
      </w:r>
      <w:r w:rsidR="779ABFC3" w:rsidRPr="0051593E">
        <w:rPr>
          <w:rFonts w:cstheme="minorHAnsi"/>
        </w:rPr>
        <w:t xml:space="preserve"> and</w:t>
      </w:r>
      <w:r w:rsidR="00164429" w:rsidRPr="0051593E">
        <w:rPr>
          <w:rFonts w:cstheme="minorHAnsi"/>
        </w:rPr>
        <w:t xml:space="preserve"> </w:t>
      </w:r>
      <w:r w:rsidRPr="0051593E">
        <w:rPr>
          <w:rFonts w:cstheme="minorHAnsi"/>
        </w:rPr>
        <w:t>skip</w:t>
      </w:r>
      <w:r w:rsidR="00164429" w:rsidRPr="0051593E">
        <w:rPr>
          <w:rFonts w:cstheme="minorHAnsi"/>
        </w:rPr>
        <w:t xml:space="preserve"> </w:t>
      </w:r>
      <w:r w:rsidRPr="0051593E">
        <w:rPr>
          <w:rFonts w:cstheme="minorHAnsi"/>
        </w:rPr>
        <w:t xml:space="preserve">sections </w:t>
      </w:r>
      <w:r w:rsidR="7E950EF8" w:rsidRPr="0051593E">
        <w:rPr>
          <w:rFonts w:cstheme="minorHAnsi"/>
        </w:rPr>
        <w:t xml:space="preserve">that are </w:t>
      </w:r>
      <w:r w:rsidRPr="0051593E">
        <w:rPr>
          <w:rFonts w:cstheme="minorHAnsi"/>
        </w:rPr>
        <w:t>not relevant to your study.</w:t>
      </w:r>
      <w:r w:rsidR="00B70378" w:rsidRPr="0051593E">
        <w:rPr>
          <w:rFonts w:cstheme="minorHAnsi"/>
        </w:rPr>
        <w:t xml:space="preserve"> </w:t>
      </w:r>
    </w:p>
    <w:p w14:paraId="358EDB8C" w14:textId="77777777" w:rsidR="006C3D6F" w:rsidRDefault="00B70378" w:rsidP="00F07457">
      <w:pPr>
        <w:pStyle w:val="af3"/>
        <w:numPr>
          <w:ilvl w:val="0"/>
          <w:numId w:val="4"/>
        </w:numPr>
        <w:spacing w:before="120" w:after="120" w:line="240" w:lineRule="auto"/>
        <w:contextualSpacing w:val="0"/>
        <w:rPr>
          <w:rFonts w:cstheme="minorHAnsi"/>
        </w:rPr>
      </w:pPr>
      <w:r w:rsidRPr="006C3D6F">
        <w:rPr>
          <w:rFonts w:cstheme="minorHAnsi"/>
        </w:rPr>
        <w:t>To add a row, place the cursor</w:t>
      </w:r>
      <w:r w:rsidR="001C1940" w:rsidRPr="006C3D6F">
        <w:rPr>
          <w:rFonts w:cstheme="minorHAnsi"/>
        </w:rPr>
        <w:t xml:space="preserve"> </w:t>
      </w:r>
      <w:r w:rsidRPr="006C3D6F">
        <w:rPr>
          <w:rFonts w:cstheme="minorHAnsi"/>
        </w:rPr>
        <w:t xml:space="preserve">at the end of the row above where you would like to add the row, just outside the right border of the table. Then press the ENTER key to add the row. </w:t>
      </w:r>
      <w:r w:rsidR="00574E46" w:rsidRPr="006C3D6F">
        <w:rPr>
          <w:rFonts w:cstheme="minorHAnsi"/>
        </w:rPr>
        <w:t xml:space="preserve">Alternatively, you can right-click on your mouse and </w:t>
      </w:r>
      <w:r w:rsidR="00B92748" w:rsidRPr="006C3D6F">
        <w:rPr>
          <w:rFonts w:cstheme="minorHAnsi"/>
        </w:rPr>
        <w:t xml:space="preserve">choose Insert &gt; Insert rows above or Insert rows below. </w:t>
      </w:r>
    </w:p>
    <w:p w14:paraId="52B25E9E" w14:textId="0EE39BA3" w:rsidR="006C3D6F" w:rsidRDefault="00DD3442" w:rsidP="00F07457">
      <w:pPr>
        <w:pStyle w:val="af3"/>
        <w:numPr>
          <w:ilvl w:val="0"/>
          <w:numId w:val="4"/>
        </w:numPr>
        <w:spacing w:before="120" w:after="120" w:line="240" w:lineRule="auto"/>
        <w:contextualSpacing w:val="0"/>
        <w:rPr>
          <w:rFonts w:cstheme="minorHAnsi"/>
        </w:rPr>
      </w:pPr>
      <w:r w:rsidRPr="006C3D6F">
        <w:rPr>
          <w:rFonts w:cstheme="minorHAnsi"/>
        </w:rPr>
        <w:t>Please</w:t>
      </w:r>
      <w:r w:rsidR="001C1940" w:rsidRPr="006C3D6F">
        <w:rPr>
          <w:rFonts w:cstheme="minorHAnsi"/>
        </w:rPr>
        <w:t xml:space="preserve"> delete empty rows</w:t>
      </w:r>
      <w:r w:rsidR="009479B4">
        <w:rPr>
          <w:rFonts w:cstheme="minorHAnsi"/>
        </w:rPr>
        <w:t xml:space="preserve"> (right-click on your mouse and select Delete</w:t>
      </w:r>
      <w:r w:rsidR="00B751EF">
        <w:rPr>
          <w:rFonts w:cstheme="minorHAnsi"/>
        </w:rPr>
        <w:t xml:space="preserve"> rows or Delete cells</w:t>
      </w:r>
      <w:r w:rsidR="002001DB">
        <w:rPr>
          <w:rFonts w:cstheme="minorHAnsi"/>
        </w:rPr>
        <w:t>)</w:t>
      </w:r>
      <w:r w:rsidR="001C1940" w:rsidRPr="006C3D6F">
        <w:rPr>
          <w:rFonts w:cstheme="minorHAnsi"/>
        </w:rPr>
        <w:t xml:space="preserve">. </w:t>
      </w:r>
    </w:p>
    <w:p w14:paraId="0C161836" w14:textId="64296948" w:rsidR="006C3D6F" w:rsidRPr="006C3D6F" w:rsidRDefault="006F099D" w:rsidP="00F07457">
      <w:pPr>
        <w:pStyle w:val="af3"/>
        <w:numPr>
          <w:ilvl w:val="0"/>
          <w:numId w:val="4"/>
        </w:numPr>
        <w:spacing w:before="120" w:after="120" w:line="240" w:lineRule="auto"/>
        <w:contextualSpacing w:val="0"/>
        <w:rPr>
          <w:rFonts w:cstheme="minorHAnsi"/>
        </w:rPr>
      </w:pPr>
      <w:r w:rsidRPr="006C3D6F">
        <w:rPr>
          <w:rFonts w:cstheme="minorHAnsi"/>
        </w:rPr>
        <w:t xml:space="preserve">Each entry must be on a separate row; do not list multiple </w:t>
      </w:r>
      <w:r w:rsidR="001C1940" w:rsidRPr="006C3D6F">
        <w:rPr>
          <w:rFonts w:cstheme="minorHAnsi"/>
        </w:rPr>
        <w:t>items</w:t>
      </w:r>
      <w:r w:rsidRPr="006C3D6F">
        <w:rPr>
          <w:rFonts w:cstheme="minorHAnsi"/>
        </w:rPr>
        <w:t xml:space="preserve"> in a single table cell. </w:t>
      </w:r>
    </w:p>
    <w:p w14:paraId="67E49B42" w14:textId="52A0CE31" w:rsidR="00B829BE" w:rsidRDefault="00646D3E" w:rsidP="00F07457">
      <w:pPr>
        <w:spacing w:before="120" w:after="120" w:line="240" w:lineRule="auto"/>
        <w:rPr>
          <w:rFonts w:ascii="Arial" w:hAnsi="Arial" w:cs="Arial"/>
          <w:sz w:val="20"/>
          <w:szCs w:val="20"/>
        </w:rPr>
      </w:pPr>
      <w:r w:rsidRPr="006C3D6F">
        <w:rPr>
          <w:rFonts w:cstheme="minorHAnsi"/>
        </w:rPr>
        <w:t xml:space="preserve">Please see the </w:t>
      </w:r>
      <w:hyperlink w:anchor="_Sample_tables_for" w:history="1">
        <w:r w:rsidR="00144F25">
          <w:rPr>
            <w:rStyle w:val="af"/>
            <w:rFonts w:cstheme="minorHAnsi"/>
          </w:rPr>
          <w:t>appendix A</w:t>
        </w:r>
      </w:hyperlink>
      <w:r w:rsidRPr="006C3D6F">
        <w:rPr>
          <w:rFonts w:cstheme="minorHAnsi"/>
        </w:rPr>
        <w:t xml:space="preserve"> at the end of this document </w:t>
      </w:r>
      <w:r w:rsidR="002F7976" w:rsidRPr="006C3D6F">
        <w:rPr>
          <w:rFonts w:cstheme="minorHAnsi"/>
        </w:rPr>
        <w:t xml:space="preserve">for examples </w:t>
      </w:r>
      <w:r w:rsidR="00C86BA2" w:rsidRPr="006C3D6F">
        <w:rPr>
          <w:rFonts w:cstheme="minorHAnsi"/>
        </w:rPr>
        <w:t xml:space="preserve">of how reagents and instrumentation should be cited </w:t>
      </w:r>
      <w:r w:rsidR="002F7976" w:rsidRPr="006C3D6F">
        <w:rPr>
          <w:rFonts w:cstheme="minorHAnsi"/>
        </w:rPr>
        <w:t>in the life and physical sciences</w:t>
      </w:r>
      <w:r w:rsidRPr="006C3D6F">
        <w:rPr>
          <w:rFonts w:cstheme="minorHAnsi"/>
        </w:rPr>
        <w:t>.</w:t>
      </w:r>
    </w:p>
    <w:p w14:paraId="59FBF8CB" w14:textId="77777777" w:rsidR="00E716A6" w:rsidRDefault="00E716A6">
      <w:pPr>
        <w:rPr>
          <w:rFonts w:asciiTheme="majorHAnsi" w:eastAsiaTheme="majorEastAsia" w:hAnsiTheme="majorHAnsi" w:cstheme="majorBidi"/>
          <w:color w:val="365F91" w:themeColor="accent1" w:themeShade="BF"/>
          <w:sz w:val="26"/>
          <w:szCs w:val="26"/>
        </w:rPr>
      </w:pPr>
      <w:bookmarkStart w:id="0" w:name="_TABLE_FOR_AUTHOR"/>
      <w:bookmarkEnd w:id="0"/>
      <w:r>
        <w:br w:type="page"/>
      </w:r>
    </w:p>
    <w:p w14:paraId="61EBCA1F" w14:textId="1C17D967" w:rsidR="006F099D" w:rsidRPr="00A30292" w:rsidRDefault="00C20398" w:rsidP="00CD2EB6">
      <w:pPr>
        <w:pStyle w:val="2"/>
      </w:pPr>
      <w:bookmarkStart w:id="1" w:name="_TABLE_FOR_AUTHOR_1"/>
      <w:bookmarkEnd w:id="1"/>
      <w:r w:rsidRPr="00A30292">
        <w:lastRenderedPageBreak/>
        <w:t>TABLE FOR AUTHOR TO COMPLETE</w:t>
      </w:r>
    </w:p>
    <w:p w14:paraId="183F6802" w14:textId="702DC3A3" w:rsidR="00087BED" w:rsidRDefault="006006D5" w:rsidP="00087BED">
      <w:pPr>
        <w:spacing w:after="120" w:line="240" w:lineRule="auto"/>
        <w:rPr>
          <w:rFonts w:cstheme="minorHAnsi"/>
          <w:iCs/>
        </w:rPr>
      </w:pPr>
      <w:r w:rsidRPr="00CD2EB6">
        <w:rPr>
          <w:rFonts w:cstheme="minorHAnsi"/>
          <w:b/>
          <w:iCs/>
          <w:u w:val="single"/>
        </w:rPr>
        <w:t xml:space="preserve">Please do not add </w:t>
      </w:r>
      <w:r w:rsidR="00E716A6" w:rsidRPr="00CD2EB6">
        <w:rPr>
          <w:rFonts w:cstheme="minorHAnsi"/>
          <w:b/>
          <w:iCs/>
          <w:u w:val="single"/>
        </w:rPr>
        <w:t xml:space="preserve">custom </w:t>
      </w:r>
      <w:r w:rsidRPr="00CD2EB6">
        <w:rPr>
          <w:rFonts w:cstheme="minorHAnsi"/>
          <w:b/>
          <w:iCs/>
          <w:u w:val="single"/>
        </w:rPr>
        <w:t>subheadings.</w:t>
      </w:r>
      <w:r w:rsidRPr="00CD2EB6">
        <w:rPr>
          <w:rFonts w:cstheme="minorHAnsi"/>
          <w:iCs/>
        </w:rPr>
        <w:t xml:space="preserve"> If you wish to make an entry that does not fall into one of the subheadings below, please contact your handling editor</w:t>
      </w:r>
      <w:r w:rsidR="00E716A6" w:rsidRPr="00CD2EB6">
        <w:rPr>
          <w:rFonts w:cstheme="minorHAnsi"/>
          <w:iCs/>
        </w:rPr>
        <w:t xml:space="preserve"> </w:t>
      </w:r>
      <w:r w:rsidR="002717A2" w:rsidRPr="00CD2EB6">
        <w:rPr>
          <w:rFonts w:cstheme="minorHAnsi"/>
          <w:iCs/>
        </w:rPr>
        <w:t xml:space="preserve">or add it </w:t>
      </w:r>
      <w:r w:rsidR="00AF61AA" w:rsidRPr="00CD2EB6">
        <w:rPr>
          <w:rFonts w:cstheme="minorHAnsi"/>
          <w:iCs/>
        </w:rPr>
        <w:t>under</w:t>
      </w:r>
      <w:r w:rsidR="002717A2" w:rsidRPr="00CD2EB6">
        <w:rPr>
          <w:rFonts w:cstheme="minorHAnsi"/>
          <w:iCs/>
        </w:rPr>
        <w:t xml:space="preserve"> </w:t>
      </w:r>
      <w:r w:rsidR="00810BA9" w:rsidRPr="00CD2EB6">
        <w:rPr>
          <w:rFonts w:cstheme="minorHAnsi"/>
          <w:iCs/>
        </w:rPr>
        <w:t>the “o</w:t>
      </w:r>
      <w:r w:rsidR="002717A2" w:rsidRPr="00CD2EB6">
        <w:rPr>
          <w:rFonts w:cstheme="minorHAnsi"/>
          <w:iCs/>
        </w:rPr>
        <w:t>ther</w:t>
      </w:r>
      <w:r w:rsidR="00810BA9" w:rsidRPr="00CD2EB6">
        <w:rPr>
          <w:rFonts w:cstheme="minorHAnsi"/>
          <w:iCs/>
        </w:rPr>
        <w:t>” s</w:t>
      </w:r>
      <w:r w:rsidR="00AF61AA" w:rsidRPr="00CD2EB6">
        <w:rPr>
          <w:rFonts w:cstheme="minorHAnsi"/>
          <w:iCs/>
        </w:rPr>
        <w:t>ubheading</w:t>
      </w:r>
      <w:r w:rsidRPr="00CD2EB6">
        <w:rPr>
          <w:rFonts w:cstheme="minorHAnsi"/>
          <w:iCs/>
        </w:rPr>
        <w:t>.</w:t>
      </w:r>
      <w:r w:rsidR="00646D3E" w:rsidRPr="00CD2EB6">
        <w:rPr>
          <w:rFonts w:cstheme="minorHAnsi"/>
          <w:iCs/>
        </w:rPr>
        <w:t xml:space="preserve"> </w:t>
      </w:r>
      <w:r w:rsidR="00F025B9" w:rsidRPr="00CD2EB6">
        <w:rPr>
          <w:rFonts w:cstheme="minorHAnsi"/>
          <w:b/>
          <w:bCs/>
          <w:iCs/>
          <w:u w:val="single"/>
        </w:rPr>
        <w:t>Any subheadings not relevant to your study can be skipped.</w:t>
      </w:r>
      <w:r w:rsidR="00F025B9" w:rsidRPr="00CD2EB6">
        <w:rPr>
          <w:rFonts w:cstheme="minorHAnsi"/>
          <w:iCs/>
        </w:rPr>
        <w:t xml:space="preserve"> </w:t>
      </w:r>
      <w:r w:rsidR="00646D3E" w:rsidRPr="00CD2EB6">
        <w:rPr>
          <w:rFonts w:cstheme="minorHAnsi"/>
          <w:iCs/>
        </w:rPr>
        <w:t>(</w:t>
      </w:r>
      <w:r w:rsidR="00646D3E" w:rsidRPr="00CD2EB6">
        <w:rPr>
          <w:rFonts w:cstheme="minorHAnsi"/>
          <w:b/>
          <w:iCs/>
        </w:rPr>
        <w:t>NOTE:</w:t>
      </w:r>
      <w:r w:rsidR="00646D3E" w:rsidRPr="00CD2EB6">
        <w:rPr>
          <w:rFonts w:cstheme="minorHAnsi"/>
          <w:iCs/>
        </w:rPr>
        <w:t xml:space="preserve"> </w:t>
      </w:r>
      <w:r w:rsidR="002F7BF2" w:rsidRPr="00CD2EB6">
        <w:rPr>
          <w:rFonts w:cstheme="minorHAnsi"/>
          <w:iCs/>
        </w:rPr>
        <w:t xml:space="preserve">references </w:t>
      </w:r>
      <w:r w:rsidR="00646D3E" w:rsidRPr="00CD2EB6">
        <w:rPr>
          <w:rFonts w:cstheme="minorHAnsi"/>
          <w:iCs/>
        </w:rPr>
        <w:t xml:space="preserve">should be </w:t>
      </w:r>
      <w:r w:rsidR="00F353F4" w:rsidRPr="00CD2EB6">
        <w:rPr>
          <w:rFonts w:cstheme="minorHAnsi"/>
          <w:iCs/>
        </w:rPr>
        <w:t>in numbered style</w:t>
      </w:r>
      <w:r w:rsidR="002717A2" w:rsidRPr="00CD2EB6">
        <w:rPr>
          <w:rFonts w:cstheme="minorHAnsi"/>
          <w:iCs/>
        </w:rPr>
        <w:t>, e.g.,</w:t>
      </w:r>
      <w:r w:rsidR="002B04FC" w:rsidRPr="00CD2EB6">
        <w:rPr>
          <w:rFonts w:cstheme="minorHAnsi"/>
          <w:iCs/>
        </w:rPr>
        <w:t xml:space="preserve"> Smith et al.</w:t>
      </w:r>
      <w:r w:rsidR="002B04FC" w:rsidRPr="00CD2EB6">
        <w:rPr>
          <w:rFonts w:cstheme="minorHAnsi"/>
          <w:iCs/>
          <w:vertAlign w:val="superscript"/>
        </w:rPr>
        <w:t>1</w:t>
      </w:r>
      <w:r w:rsidR="00A30292" w:rsidRPr="00F07457">
        <w:rPr>
          <w:rFonts w:cstheme="minorHAnsi"/>
        </w:rPr>
        <w:t>,</w:t>
      </w:r>
      <w:r w:rsidR="00A30292" w:rsidRPr="00A30292">
        <w:rPr>
          <w:rFonts w:cstheme="minorHAnsi"/>
        </w:rPr>
        <w:t xml:space="preserve"> for Cell Press journals and Harvard style, e.g., Smith et al., 2024, for </w:t>
      </w:r>
      <w:r w:rsidR="00A30292" w:rsidRPr="00F07457">
        <w:rPr>
          <w:rFonts w:cstheme="minorHAnsi"/>
          <w:i/>
          <w:iCs/>
        </w:rPr>
        <w:t>Stem Cell Reports</w:t>
      </w:r>
      <w:r w:rsidR="00A30292" w:rsidRPr="00A30292">
        <w:rPr>
          <w:rFonts w:cstheme="minorHAnsi"/>
        </w:rPr>
        <w:t>.</w:t>
      </w:r>
      <w:r w:rsidR="00646D3E" w:rsidRPr="00F07457">
        <w:rPr>
          <w:rFonts w:cstheme="minorHAnsi"/>
          <w:iCs/>
        </w:rPr>
        <w:t>)</w:t>
      </w:r>
    </w:p>
    <w:p w14:paraId="354E23CF" w14:textId="77777777" w:rsidR="00A30292" w:rsidRPr="00F07457" w:rsidRDefault="00A30292" w:rsidP="00087BED">
      <w:pPr>
        <w:spacing w:after="120" w:line="240" w:lineRule="auto"/>
        <w:rPr>
          <w:rFonts w:cstheme="minorHAnsi"/>
          <w:iCs/>
        </w:rPr>
      </w:pPr>
    </w:p>
    <w:p w14:paraId="72B92B1F" w14:textId="7081A538" w:rsidR="00BF3750" w:rsidRPr="00CD2EB6" w:rsidRDefault="00BF3750" w:rsidP="006F099D">
      <w:pPr>
        <w:spacing w:after="120" w:line="240" w:lineRule="auto"/>
        <w:jc w:val="both"/>
        <w:rPr>
          <w:rFonts w:cstheme="minorHAnsi"/>
          <w:b/>
          <w:color w:val="C00000"/>
        </w:rPr>
      </w:pPr>
      <w:r w:rsidRPr="00CD2EB6">
        <w:rPr>
          <w:rFonts w:cstheme="minorHAnsi"/>
          <w:b/>
          <w:color w:val="C00000"/>
        </w:rPr>
        <w:t>K</w:t>
      </w:r>
      <w:r w:rsidR="008B7610" w:rsidRPr="00CD2EB6">
        <w:rPr>
          <w:rFonts w:cstheme="minorHAnsi"/>
          <w:b/>
          <w:color w:val="C00000"/>
        </w:rPr>
        <w:t>ey resources table</w:t>
      </w:r>
    </w:p>
    <w:tbl>
      <w:tblPr>
        <w:tblStyle w:val="a3"/>
        <w:tblW w:w="95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Change w:id="2" w:author="Stephanie Trefry" w:date="2026-04-06T16:24:00Z" w16du:dateUtc="2026-04-06T20:24:00Z">
          <w:tblPr>
            <w:tblStyle w:val="a3"/>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PrChange>
      </w:tblPr>
      <w:tblGrid>
        <w:gridCol w:w="5238"/>
        <w:gridCol w:w="2250"/>
        <w:gridCol w:w="2088"/>
        <w:tblGridChange w:id="3">
          <w:tblGrid>
            <w:gridCol w:w="5238"/>
            <w:gridCol w:w="2250"/>
            <w:gridCol w:w="2088"/>
          </w:tblGrid>
        </w:tblGridChange>
      </w:tblGrid>
      <w:tr w:rsidR="00FF0005" w:rsidRPr="00FF0005" w14:paraId="6DF20E4E" w14:textId="77777777" w:rsidTr="00917083">
        <w:trPr>
          <w:cantSplit/>
          <w:trHeight w:hRule="exact" w:val="288"/>
          <w:trPrChange w:id="4" w:author="Stephanie Trefry" w:date="2026-04-06T16:24:00Z" w16du:dateUtc="2026-04-06T20:24:00Z">
            <w:trPr>
              <w:cantSplit/>
              <w:trHeight w:hRule="exact" w:val="288"/>
            </w:trPr>
          </w:trPrChange>
        </w:trPr>
        <w:tc>
          <w:tcPr>
            <w:tcW w:w="5238" w:type="dxa"/>
            <w:tcBorders>
              <w:top w:val="single" w:sz="12" w:space="0" w:color="000000"/>
              <w:bottom w:val="single" w:sz="12" w:space="0" w:color="000000"/>
            </w:tcBorders>
            <w:vAlign w:val="center"/>
            <w:tcPrChange w:id="5" w:author="Stephanie Trefry" w:date="2026-04-06T16:24:00Z" w16du:dateUtc="2026-04-06T20:24:00Z">
              <w:tcPr>
                <w:tcW w:w="5238" w:type="dxa"/>
                <w:tcBorders>
                  <w:top w:val="single" w:sz="12" w:space="0" w:color="000000"/>
                  <w:bottom w:val="single" w:sz="12" w:space="0" w:color="000000"/>
                </w:tcBorders>
                <w:vAlign w:val="center"/>
              </w:tcPr>
            </w:tcPrChange>
          </w:tcPr>
          <w:p w14:paraId="2DB5EBE4" w14:textId="77777777" w:rsidR="00C66DB7" w:rsidRPr="00CD2EB6" w:rsidRDefault="00C66DB7" w:rsidP="00AD16C5">
            <w:pPr>
              <w:rPr>
                <w:rFonts w:cstheme="minorHAnsi"/>
                <w:color w:val="C00000"/>
              </w:rPr>
            </w:pPr>
            <w:r w:rsidRPr="00CD2EB6">
              <w:rPr>
                <w:rFonts w:cstheme="minorHAnsi"/>
                <w:color w:val="C00000"/>
              </w:rPr>
              <w:t>REAGENT or RESOURCE</w:t>
            </w:r>
          </w:p>
        </w:tc>
        <w:tc>
          <w:tcPr>
            <w:tcW w:w="2250" w:type="dxa"/>
            <w:tcBorders>
              <w:top w:val="single" w:sz="12" w:space="0" w:color="000000"/>
              <w:bottom w:val="single" w:sz="12" w:space="0" w:color="000000"/>
            </w:tcBorders>
            <w:vAlign w:val="center"/>
            <w:tcPrChange w:id="6" w:author="Stephanie Trefry" w:date="2026-04-06T16:24:00Z" w16du:dateUtc="2026-04-06T20:24:00Z">
              <w:tcPr>
                <w:tcW w:w="2250" w:type="dxa"/>
                <w:tcBorders>
                  <w:top w:val="single" w:sz="12" w:space="0" w:color="000000"/>
                  <w:bottom w:val="single" w:sz="12" w:space="0" w:color="000000"/>
                </w:tcBorders>
                <w:vAlign w:val="center"/>
              </w:tcPr>
            </w:tcPrChange>
          </w:tcPr>
          <w:p w14:paraId="3727617F" w14:textId="77777777" w:rsidR="00C66DB7" w:rsidRPr="00CD2EB6" w:rsidRDefault="00C66DB7" w:rsidP="00AD16C5">
            <w:pPr>
              <w:rPr>
                <w:rFonts w:cstheme="minorHAnsi"/>
                <w:color w:val="C00000"/>
              </w:rPr>
            </w:pPr>
            <w:r w:rsidRPr="00CD2EB6">
              <w:rPr>
                <w:rFonts w:cstheme="minorHAnsi"/>
                <w:color w:val="C00000"/>
              </w:rPr>
              <w:t>SOURCE</w:t>
            </w:r>
          </w:p>
        </w:tc>
        <w:tc>
          <w:tcPr>
            <w:tcW w:w="2088" w:type="dxa"/>
            <w:tcBorders>
              <w:top w:val="single" w:sz="12" w:space="0" w:color="000000"/>
              <w:bottom w:val="single" w:sz="12" w:space="0" w:color="000000"/>
            </w:tcBorders>
            <w:vAlign w:val="center"/>
            <w:tcPrChange w:id="7" w:author="Stephanie Trefry" w:date="2026-04-06T16:24:00Z" w16du:dateUtc="2026-04-06T20:24:00Z">
              <w:tcPr>
                <w:tcW w:w="2088" w:type="dxa"/>
                <w:tcBorders>
                  <w:top w:val="single" w:sz="12" w:space="0" w:color="000000"/>
                  <w:bottom w:val="single" w:sz="12" w:space="0" w:color="000000"/>
                </w:tcBorders>
                <w:vAlign w:val="center"/>
              </w:tcPr>
            </w:tcPrChange>
          </w:tcPr>
          <w:p w14:paraId="7CD40C8A" w14:textId="77777777" w:rsidR="00C66DB7" w:rsidRPr="00CD2EB6" w:rsidRDefault="00C66DB7" w:rsidP="00AD16C5">
            <w:pPr>
              <w:rPr>
                <w:rFonts w:cstheme="minorHAnsi"/>
                <w:color w:val="C00000"/>
              </w:rPr>
            </w:pPr>
            <w:r w:rsidRPr="00CD2EB6">
              <w:rPr>
                <w:rFonts w:cstheme="minorHAnsi"/>
                <w:color w:val="C00000"/>
              </w:rPr>
              <w:t>IDENTIFIER</w:t>
            </w:r>
          </w:p>
        </w:tc>
      </w:tr>
      <w:tr w:rsidR="00FF0005" w:rsidRPr="00FF0005" w14:paraId="6141E8F2" w14:textId="77777777" w:rsidTr="00917083">
        <w:trPr>
          <w:cantSplit/>
          <w:trHeight w:val="259"/>
          <w:trPrChange w:id="8"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9" w:author="Stephanie Trefry" w:date="2026-04-06T16:24:00Z" w16du:dateUtc="2026-04-06T20:24:00Z">
              <w:tcPr>
                <w:tcW w:w="9576" w:type="dxa"/>
                <w:gridSpan w:val="3"/>
                <w:tcBorders>
                  <w:top w:val="single" w:sz="12" w:space="0" w:color="000000"/>
                  <w:bottom w:val="single" w:sz="12" w:space="0" w:color="000000"/>
                </w:tcBorders>
              </w:tcPr>
            </w:tcPrChange>
          </w:tcPr>
          <w:p w14:paraId="1B27CF21" w14:textId="42A9B747" w:rsidR="004A1B42" w:rsidRPr="00CD2EB6" w:rsidRDefault="004A1B42" w:rsidP="00A1592B">
            <w:pPr>
              <w:rPr>
                <w:rFonts w:cstheme="minorHAnsi"/>
                <w:color w:val="C00000"/>
              </w:rPr>
            </w:pPr>
            <w:r w:rsidRPr="00CD2EB6">
              <w:rPr>
                <w:rFonts w:cstheme="minorHAnsi"/>
                <w:color w:val="C00000"/>
              </w:rPr>
              <w:t>B</w:t>
            </w:r>
            <w:r w:rsidR="00A1592B" w:rsidRPr="00CD2EB6">
              <w:rPr>
                <w:rFonts w:cstheme="minorHAnsi"/>
                <w:color w:val="C00000"/>
              </w:rPr>
              <w:t xml:space="preserve">acterial and </w:t>
            </w:r>
            <w:r w:rsidR="00F025B9" w:rsidRPr="00CD2EB6">
              <w:rPr>
                <w:rFonts w:cstheme="minorHAnsi"/>
                <w:color w:val="C00000"/>
              </w:rPr>
              <w:t xml:space="preserve">virus strains </w:t>
            </w:r>
          </w:p>
        </w:tc>
      </w:tr>
      <w:tr w:rsidR="004A1B42" w:rsidRPr="00A30292" w14:paraId="2CFCF9FC" w14:textId="77777777" w:rsidTr="00917083">
        <w:trPr>
          <w:cantSplit/>
          <w:trHeight w:val="259"/>
          <w:trPrChange w:id="10" w:author="Stephanie Trefry" w:date="2026-04-06T16:24:00Z" w16du:dateUtc="2026-04-06T20:24:00Z">
            <w:trPr>
              <w:cantSplit/>
              <w:trHeight w:val="259"/>
            </w:trPr>
          </w:trPrChange>
        </w:trPr>
        <w:tc>
          <w:tcPr>
            <w:tcW w:w="5238" w:type="dxa"/>
            <w:tcPrChange w:id="11" w:author="Stephanie Trefry" w:date="2026-04-06T16:24:00Z" w16du:dateUtc="2026-04-06T20:24:00Z">
              <w:tcPr>
                <w:tcW w:w="5238" w:type="dxa"/>
              </w:tcPr>
            </w:tcPrChange>
          </w:tcPr>
          <w:p w14:paraId="0169BF4A" w14:textId="4CDEFC12" w:rsidR="004A1B42" w:rsidRPr="00917083" w:rsidRDefault="00917083">
            <w:pPr>
              <w:tabs>
                <w:tab w:val="left" w:pos="1525"/>
              </w:tabs>
              <w:ind w:left="360"/>
              <w:rPr>
                <w:rFonts w:cstheme="minorHAnsi"/>
              </w:rPr>
              <w:pPrChange w:id="12" w:author="Stephanie Trefry" w:date="2026-04-06T16:02:00Z" w16du:dateUtc="2026-04-06T20:02:00Z">
                <w:pPr>
                  <w:tabs>
                    <w:tab w:val="left" w:pos="1525"/>
                  </w:tabs>
                </w:pPr>
              </w:pPrChange>
            </w:pPr>
            <w:commentRangeStart w:id="13"/>
            <w:commentRangeStart w:id="14"/>
            <w:ins w:id="15" w:author="Stephanie Trefry" w:date="2026-04-06T15:58:00Z" w16du:dateUtc="2026-04-06T19:58:00Z">
              <w:r w:rsidRPr="00917083">
                <w:rPr>
                  <w:rFonts w:cstheme="minorHAnsi"/>
                </w:rPr>
                <w:t>V</w:t>
              </w:r>
            </w:ins>
            <w:ins w:id="16" w:author="Stephanie Trefry" w:date="2026-04-06T17:07:00Z" w16du:dateUtc="2026-04-06T21:07:00Z">
              <w:r w:rsidR="00E159CB">
                <w:rPr>
                  <w:rFonts w:cstheme="minorHAnsi"/>
                </w:rPr>
                <w:t>enezuelan equine encephalitis virus</w:t>
              </w:r>
            </w:ins>
            <w:ins w:id="17" w:author="Stephanie Trefry" w:date="2026-04-06T17:10:00Z" w16du:dateUtc="2026-04-06T21:10:00Z">
              <w:r w:rsidR="00E67EAF">
                <w:rPr>
                  <w:rFonts w:cstheme="minorHAnsi"/>
                </w:rPr>
                <w:t xml:space="preserve"> (VEEV)</w:t>
              </w:r>
            </w:ins>
            <w:ins w:id="18" w:author="Stephanie Trefry" w:date="2026-04-06T17:07:00Z" w16du:dateUtc="2026-04-06T21:07:00Z">
              <w:r w:rsidR="00E159CB">
                <w:rPr>
                  <w:rFonts w:cstheme="minorHAnsi"/>
                </w:rPr>
                <w:t xml:space="preserve">, attenuated </w:t>
              </w:r>
            </w:ins>
            <w:ins w:id="19" w:author="Stephanie Trefry" w:date="2026-04-06T17:10:00Z" w16du:dateUtc="2026-04-06T21:10:00Z">
              <w:r w:rsidR="00E67EAF">
                <w:rPr>
                  <w:rFonts w:cstheme="minorHAnsi"/>
                </w:rPr>
                <w:t>vaccine strain, TC-83</w:t>
              </w:r>
            </w:ins>
            <w:r>
              <w:t>Venezuelan equine encephalitis virus (VEEV), vaccine strain TC-83</w:t>
            </w:r>
          </w:p>
        </w:tc>
        <w:tc>
          <w:tcPr>
            <w:tcW w:w="2250" w:type="dxa"/>
            <w:tcPrChange w:id="20" w:author="Stephanie Trefry" w:date="2026-04-06T16:24:00Z" w16du:dateUtc="2026-04-06T20:24:00Z">
              <w:tcPr>
                <w:tcW w:w="2250" w:type="dxa"/>
              </w:tcPr>
            </w:tcPrChange>
          </w:tcPr>
          <w:p w14:paraId="50DC354D" w14:textId="65B22E3D" w:rsidR="004A1B42" w:rsidRPr="00917083" w:rsidRDefault="00917083">
            <w:pPr>
              <w:ind w:left="360"/>
              <w:rPr>
                <w:rFonts w:cstheme="minorHAnsi"/>
              </w:rPr>
              <w:pPrChange w:id="21" w:author="Stephanie Trefry" w:date="2026-04-06T16:02:00Z" w16du:dateUtc="2026-04-06T20:02:00Z">
                <w:pPr/>
              </w:pPrChange>
            </w:pPr>
            <w:ins w:id="22" w:author="Stephanie Trefry" w:date="2026-04-06T16:02:00Z" w16du:dateUtc="2026-04-06T20:02:00Z">
              <w:r>
                <w:rPr>
                  <w:rFonts w:cstheme="minorHAnsi"/>
                </w:rPr>
                <w:t xml:space="preserve">I. </w:t>
              </w:r>
              <w:r w:rsidRPr="00917083">
                <w:rPr>
                  <w:rFonts w:cstheme="minorHAnsi"/>
                </w:rPr>
                <w:t>Frolov</w:t>
              </w:r>
            </w:ins>
            <w:r>
              <w:t>P1 laboratory stock generated from an infectious cDNA clone provided by I. Frolov</w:t>
            </w:r>
          </w:p>
        </w:tc>
        <w:tc>
          <w:tcPr>
            <w:tcW w:w="2088" w:type="dxa"/>
            <w:tcPrChange w:id="23" w:author="Stephanie Trefry" w:date="2026-04-06T16:24:00Z" w16du:dateUtc="2026-04-06T20:24:00Z">
              <w:tcPr>
                <w:tcW w:w="2088" w:type="dxa"/>
              </w:tcPr>
            </w:tcPrChange>
          </w:tcPr>
          <w:p w14:paraId="2AF5A663" w14:textId="7C1C9A3D" w:rsidR="004A1B42" w:rsidRPr="00CD2EB6" w:rsidRDefault="00917083" w:rsidP="00002157">
            <w:pPr>
              <w:rPr>
                <w:rFonts w:cstheme="minorHAnsi"/>
              </w:rPr>
            </w:pPr>
            <w:ins w:id="24" w:author="Stephanie Trefry" w:date="2026-04-06T16:08:00Z" w16du:dateUtc="2026-04-06T20:08:00Z">
              <w:r>
                <w:rPr>
                  <w:rFonts w:cstheme="minorHAnsi"/>
                </w:rPr>
                <w:t xml:space="preserve">Kinney, JVI </w:t>
              </w:r>
            </w:ins>
            <w:ins w:id="25" w:author="Stephanie Trefry" w:date="2026-04-06T16:09:00Z" w16du:dateUtc="2026-04-06T20:09:00Z">
              <w:r>
                <w:rPr>
                  <w:rFonts w:cstheme="minorHAnsi"/>
                </w:rPr>
                <w:t>1992</w:t>
              </w:r>
            </w:ins>
            <w:commentRangeEnd w:id="13"/>
            <w:ins w:id="26" w:author="Stephanie Trefry" w:date="2026-04-06T16:23:00Z" w16du:dateUtc="2026-04-06T20:23:00Z">
              <w:r>
                <w:rPr>
                  <w:rStyle w:val="aa"/>
                </w:rPr>
                <w:commentReference w:id="13"/>
              </w:r>
            </w:ins>
            <w:ins w:id="27" w:author="Stephanie Trefry" w:date="2026-04-06T16:42:00Z" w16du:dateUtc="2026-04-06T20:42:00Z">
              <w:r>
                <w:rPr>
                  <w:rStyle w:val="aa"/>
                </w:rPr>
                <w:commentReference w:id="14"/>
              </w:r>
            </w:ins>
            <w:r>
              <w:t>Kinney et al., J. Virol. 1993</w:t>
            </w:r>
          </w:p>
        </w:tc>
      </w:tr>
      <w:commentRangeEnd w:id="14"/>
      <w:tr w:rsidR="00CD2EB6" w:rsidRPr="00CD2EB6" w14:paraId="34989EDD" w14:textId="77777777" w:rsidTr="00917083">
        <w:trPr>
          <w:cantSplit/>
          <w:trHeight w:val="259"/>
          <w:trPrChange w:id="28"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29" w:author="Stephanie Trefry" w:date="2026-04-06T16:24:00Z" w16du:dateUtc="2026-04-06T20:24:00Z">
              <w:tcPr>
                <w:tcW w:w="9576" w:type="dxa"/>
                <w:gridSpan w:val="3"/>
                <w:tcBorders>
                  <w:top w:val="single" w:sz="12" w:space="0" w:color="000000"/>
                  <w:bottom w:val="single" w:sz="12" w:space="0" w:color="000000"/>
                </w:tcBorders>
              </w:tcPr>
            </w:tcPrChange>
          </w:tcPr>
          <w:p w14:paraId="622806C5" w14:textId="494AAC6C" w:rsidR="00C66DB7" w:rsidRPr="00CD2EB6" w:rsidRDefault="00C66DB7" w:rsidP="00287AAC">
            <w:pPr>
              <w:rPr>
                <w:rFonts w:cstheme="minorHAnsi"/>
                <w:color w:val="C00000"/>
              </w:rPr>
            </w:pPr>
            <w:r w:rsidRPr="00CD2EB6">
              <w:rPr>
                <w:rFonts w:cstheme="minorHAnsi"/>
                <w:color w:val="C00000"/>
              </w:rPr>
              <w:t>Chemical</w:t>
            </w:r>
            <w:r w:rsidR="00D44DBF" w:rsidRPr="00CD2EB6">
              <w:rPr>
                <w:rFonts w:cstheme="minorHAnsi"/>
                <w:color w:val="C00000"/>
              </w:rPr>
              <w:t xml:space="preserve">s, </w:t>
            </w:r>
            <w:r w:rsidR="00F025B9" w:rsidRPr="00CD2EB6">
              <w:rPr>
                <w:rFonts w:cstheme="minorHAnsi"/>
                <w:color w:val="C00000"/>
              </w:rPr>
              <w:t>peptides</w:t>
            </w:r>
            <w:r w:rsidR="00287AAC" w:rsidRPr="00CD2EB6">
              <w:rPr>
                <w:rFonts w:cstheme="minorHAnsi"/>
                <w:color w:val="C00000"/>
              </w:rPr>
              <w:t>,</w:t>
            </w:r>
            <w:r w:rsidR="00D44DBF" w:rsidRPr="00CD2EB6">
              <w:rPr>
                <w:rFonts w:cstheme="minorHAnsi"/>
                <w:color w:val="C00000"/>
              </w:rPr>
              <w:t xml:space="preserve"> and </w:t>
            </w:r>
            <w:r w:rsidR="00F025B9" w:rsidRPr="00CD2EB6">
              <w:rPr>
                <w:rFonts w:cstheme="minorHAnsi"/>
                <w:color w:val="C00000"/>
              </w:rPr>
              <w:t>recombinant proteins</w:t>
            </w:r>
          </w:p>
        </w:tc>
      </w:tr>
      <w:tr w:rsidR="00C66DB7" w:rsidRPr="00A30292" w14:paraId="1B289D95" w14:textId="77777777" w:rsidTr="00917083">
        <w:trPr>
          <w:cantSplit/>
          <w:trHeight w:val="259"/>
          <w:trPrChange w:id="30" w:author="Stephanie Trefry" w:date="2026-04-06T16:24:00Z" w16du:dateUtc="2026-04-06T20:24:00Z">
            <w:trPr>
              <w:cantSplit/>
              <w:trHeight w:val="259"/>
            </w:trPr>
          </w:trPrChange>
        </w:trPr>
        <w:tc>
          <w:tcPr>
            <w:tcW w:w="5238" w:type="dxa"/>
            <w:tcBorders>
              <w:top w:val="single" w:sz="12" w:space="0" w:color="000000"/>
            </w:tcBorders>
            <w:tcPrChange w:id="31" w:author="Stephanie Trefry" w:date="2026-04-06T16:24:00Z" w16du:dateUtc="2026-04-06T20:24:00Z">
              <w:tcPr>
                <w:tcW w:w="5238" w:type="dxa"/>
                <w:tcBorders>
                  <w:top w:val="single" w:sz="12" w:space="0" w:color="000000"/>
                </w:tcBorders>
              </w:tcPr>
            </w:tcPrChange>
          </w:tcPr>
          <w:p w14:paraId="5E136252" w14:textId="77777777" w:rsidR="00C66DB7" w:rsidRPr="00CD2EB6" w:rsidRDefault="00C66DB7" w:rsidP="00CC1F21">
            <w:pPr>
              <w:rPr>
                <w:rFonts w:cstheme="minorHAnsi"/>
              </w:rPr>
            </w:pPr>
            <w:r>
              <w:t>Dulbecco's phosphate-buffered saline (DPBS)</w:t>
            </w:r>
          </w:p>
        </w:tc>
        <w:tc>
          <w:tcPr>
            <w:tcW w:w="2250" w:type="dxa"/>
            <w:tcBorders>
              <w:top w:val="single" w:sz="12" w:space="0" w:color="000000"/>
            </w:tcBorders>
            <w:tcPrChange w:id="32" w:author="Stephanie Trefry" w:date="2026-04-06T16:24:00Z" w16du:dateUtc="2026-04-06T20:24:00Z">
              <w:tcPr>
                <w:tcW w:w="2250" w:type="dxa"/>
                <w:tcBorders>
                  <w:top w:val="single" w:sz="12" w:space="0" w:color="000000"/>
                </w:tcBorders>
              </w:tcPr>
            </w:tcPrChange>
          </w:tcPr>
          <w:p w14:paraId="28AFBC0E" w14:textId="77777777" w:rsidR="00C66DB7" w:rsidRPr="00CD2EB6" w:rsidRDefault="00C66DB7" w:rsidP="00CC1F21">
            <w:pPr>
              <w:rPr>
                <w:rFonts w:cstheme="minorHAnsi"/>
              </w:rPr>
            </w:pPr>
            <w:r>
              <w:t>Corning</w:t>
            </w:r>
          </w:p>
        </w:tc>
        <w:tc>
          <w:tcPr>
            <w:tcW w:w="2088" w:type="dxa"/>
            <w:tcBorders>
              <w:top w:val="single" w:sz="12" w:space="0" w:color="000000"/>
            </w:tcBorders>
            <w:tcPrChange w:id="33" w:author="Stephanie Trefry" w:date="2026-04-06T16:24:00Z" w16du:dateUtc="2026-04-06T20:24:00Z">
              <w:tcPr>
                <w:tcW w:w="2088" w:type="dxa"/>
                <w:tcBorders>
                  <w:top w:val="single" w:sz="12" w:space="0" w:color="000000"/>
                </w:tcBorders>
              </w:tcPr>
            </w:tcPrChange>
          </w:tcPr>
          <w:p w14:paraId="78CE3DDF" w14:textId="77777777" w:rsidR="00C66DB7" w:rsidRPr="00CD2EB6" w:rsidRDefault="00C66DB7" w:rsidP="00CC1F21">
            <w:pPr>
              <w:rPr>
                <w:rFonts w:cstheme="minorHAnsi"/>
              </w:rPr>
            </w:pPr>
            <w:r>
              <w:t>Cat#21-030-CV</w:t>
            </w:r>
          </w:p>
        </w:tc>
      </w:tr>
      <w:tr w:rsidR="00C66DB7" w:rsidRPr="00A30292" w14:paraId="21174742" w14:textId="77777777" w:rsidTr="00917083">
        <w:trPr>
          <w:cantSplit/>
          <w:trHeight w:val="259"/>
          <w:trPrChange w:id="34" w:author="Stephanie Trefry" w:date="2026-04-06T16:24:00Z" w16du:dateUtc="2026-04-06T20:24:00Z">
            <w:trPr>
              <w:cantSplit/>
              <w:trHeight w:val="259"/>
            </w:trPr>
          </w:trPrChange>
        </w:trPr>
        <w:tc>
          <w:tcPr>
            <w:tcW w:w="5238" w:type="dxa"/>
            <w:tcPrChange w:id="35" w:author="Stephanie Trefry" w:date="2026-04-06T16:24:00Z" w16du:dateUtc="2026-04-06T20:24:00Z">
              <w:tcPr>
                <w:tcW w:w="5238" w:type="dxa"/>
              </w:tcPr>
            </w:tcPrChange>
          </w:tcPr>
          <w:p w14:paraId="1E9440DE" w14:textId="77777777" w:rsidR="00C66DB7" w:rsidRPr="00CD2EB6" w:rsidRDefault="00C66DB7" w:rsidP="00AD16C5">
            <w:pPr>
              <w:rPr>
                <w:rFonts w:cstheme="minorHAnsi"/>
              </w:rPr>
            </w:pPr>
            <w:r>
              <w:t>EGM-2 Endothelial Cell Growth Medium-2 BulletKit</w:t>
            </w:r>
          </w:p>
        </w:tc>
        <w:tc>
          <w:tcPr>
            <w:tcW w:w="2250" w:type="dxa"/>
            <w:tcPrChange w:id="36" w:author="Stephanie Trefry" w:date="2026-04-06T16:24:00Z" w16du:dateUtc="2026-04-06T20:24:00Z">
              <w:tcPr>
                <w:tcW w:w="2250" w:type="dxa"/>
              </w:tcPr>
            </w:tcPrChange>
          </w:tcPr>
          <w:p w14:paraId="388947B6" w14:textId="77777777" w:rsidR="00C66DB7" w:rsidRPr="00CD2EB6" w:rsidRDefault="00C66DB7" w:rsidP="00AD16C5">
            <w:pPr>
              <w:rPr>
                <w:rFonts w:cstheme="minorHAnsi"/>
              </w:rPr>
            </w:pPr>
            <w:r>
              <w:t>Lonza</w:t>
            </w:r>
          </w:p>
        </w:tc>
        <w:tc>
          <w:tcPr>
            <w:tcW w:w="2088" w:type="dxa"/>
            <w:tcPrChange w:id="37" w:author="Stephanie Trefry" w:date="2026-04-06T16:24:00Z" w16du:dateUtc="2026-04-06T20:24:00Z">
              <w:tcPr>
                <w:tcW w:w="2088" w:type="dxa"/>
              </w:tcPr>
            </w:tcPrChange>
          </w:tcPr>
          <w:p w14:paraId="0590DA67" w14:textId="77777777" w:rsidR="00C66DB7" w:rsidRPr="00CD2EB6" w:rsidRDefault="00C66DB7" w:rsidP="00AD16C5">
            <w:pPr>
              <w:rPr>
                <w:rFonts w:cstheme="minorHAnsi"/>
              </w:rPr>
            </w:pPr>
            <w:r>
              <w:t>Cat#CC-3162</w:t>
            </w:r>
          </w:p>
        </w:tc>
      </w:tr>
      <w:tr w:rsidR="00C66DB7" w:rsidRPr="00A30292" w14:paraId="584FA3A5" w14:textId="77777777" w:rsidTr="00917083">
        <w:trPr>
          <w:cantSplit/>
          <w:trHeight w:val="259"/>
          <w:trPrChange w:id="38" w:author="Stephanie Trefry" w:date="2026-04-06T16:24:00Z" w16du:dateUtc="2026-04-06T20:24:00Z">
            <w:trPr>
              <w:cantSplit/>
              <w:trHeight w:val="259"/>
            </w:trPr>
          </w:trPrChange>
        </w:trPr>
        <w:tc>
          <w:tcPr>
            <w:tcW w:w="5238" w:type="dxa"/>
            <w:tcPrChange w:id="39" w:author="Stephanie Trefry" w:date="2026-04-06T16:24:00Z" w16du:dateUtc="2026-04-06T20:24:00Z">
              <w:tcPr>
                <w:tcW w:w="5238" w:type="dxa"/>
              </w:tcPr>
            </w:tcPrChange>
          </w:tcPr>
          <w:p w14:paraId="15157E67" w14:textId="77777777" w:rsidR="00C66DB7" w:rsidRPr="00CD2EB6" w:rsidRDefault="00C66DB7" w:rsidP="00AD16C5">
            <w:pPr>
              <w:rPr>
                <w:rFonts w:cstheme="minorHAnsi"/>
              </w:rPr>
            </w:pPr>
            <w:r>
              <w:t>Fetal bovine serum (FBS)</w:t>
            </w:r>
          </w:p>
        </w:tc>
        <w:tc>
          <w:tcPr>
            <w:tcW w:w="2250" w:type="dxa"/>
            <w:tcPrChange w:id="40" w:author="Stephanie Trefry" w:date="2026-04-06T16:24:00Z" w16du:dateUtc="2026-04-06T20:24:00Z">
              <w:tcPr>
                <w:tcW w:w="2250" w:type="dxa"/>
              </w:tcPr>
            </w:tcPrChange>
          </w:tcPr>
          <w:p w14:paraId="749EFD92" w14:textId="77777777" w:rsidR="00C66DB7" w:rsidRPr="00CD2EB6" w:rsidRDefault="00C66DB7" w:rsidP="00AD16C5">
            <w:pPr>
              <w:rPr>
                <w:rFonts w:cstheme="minorHAnsi"/>
              </w:rPr>
            </w:pPr>
            <w:r>
              <w:t>Gibco</w:t>
            </w:r>
          </w:p>
        </w:tc>
        <w:tc>
          <w:tcPr>
            <w:tcW w:w="2088" w:type="dxa"/>
            <w:tcPrChange w:id="41" w:author="Stephanie Trefry" w:date="2026-04-06T16:24:00Z" w16du:dateUtc="2026-04-06T20:24:00Z">
              <w:tcPr>
                <w:tcW w:w="2088" w:type="dxa"/>
              </w:tcPr>
            </w:tcPrChange>
          </w:tcPr>
          <w:p w14:paraId="1272C72C" w14:textId="77777777" w:rsidR="00C66DB7" w:rsidRPr="00CD2EB6" w:rsidRDefault="00C66DB7" w:rsidP="00AD16C5">
            <w:pPr>
              <w:rPr>
                <w:rFonts w:cstheme="minorHAnsi"/>
              </w:rPr>
            </w:pPr>
            <w:r>
              <w:t>Cat#A5256801</w:t>
            </w:r>
          </w:p>
        </w:tc>
      </w:tr>
      <w:tr w:rsidR="00C66DB7" w:rsidRPr="00A30292" w14:paraId="672BC6FA" w14:textId="77777777" w:rsidTr="00917083">
        <w:trPr>
          <w:cantSplit/>
          <w:trHeight w:val="259"/>
          <w:trPrChange w:id="42" w:author="Stephanie Trefry" w:date="2026-04-06T16:24:00Z" w16du:dateUtc="2026-04-06T20:24:00Z">
            <w:trPr>
              <w:cantSplit/>
              <w:trHeight w:val="259"/>
            </w:trPr>
          </w:trPrChange>
        </w:trPr>
        <w:tc>
          <w:tcPr>
            <w:tcW w:w="5238" w:type="dxa"/>
            <w:tcBorders>
              <w:bottom w:val="single" w:sz="2" w:space="0" w:color="000000"/>
            </w:tcBorders>
            <w:tcPrChange w:id="43" w:author="Stephanie Trefry" w:date="2026-04-06T16:24:00Z" w16du:dateUtc="2026-04-06T20:24:00Z">
              <w:tcPr>
                <w:tcW w:w="5238" w:type="dxa"/>
                <w:tcBorders>
                  <w:bottom w:val="single" w:sz="2" w:space="0" w:color="000000"/>
                </w:tcBorders>
              </w:tcPr>
            </w:tcPrChange>
          </w:tcPr>
          <w:p w14:paraId="0245E7C8" w14:textId="77777777" w:rsidR="00C66DB7" w:rsidRPr="00CD2EB6" w:rsidRDefault="00C66DB7" w:rsidP="00AD16C5">
            <w:pPr>
              <w:rPr>
                <w:rFonts w:cstheme="minorHAnsi"/>
              </w:rPr>
            </w:pPr>
            <w:r>
              <w:t>Dulbecco's Modified Eagle Medium (DMEM)</w:t>
            </w:r>
          </w:p>
        </w:tc>
        <w:tc>
          <w:tcPr>
            <w:tcW w:w="2250" w:type="dxa"/>
            <w:tcBorders>
              <w:bottom w:val="single" w:sz="2" w:space="0" w:color="000000"/>
            </w:tcBorders>
            <w:tcPrChange w:id="44" w:author="Stephanie Trefry" w:date="2026-04-06T16:24:00Z" w16du:dateUtc="2026-04-06T20:24:00Z">
              <w:tcPr>
                <w:tcW w:w="2250" w:type="dxa"/>
                <w:tcBorders>
                  <w:bottom w:val="single" w:sz="2" w:space="0" w:color="000000"/>
                </w:tcBorders>
              </w:tcPr>
            </w:tcPrChange>
          </w:tcPr>
          <w:p w14:paraId="4ED99A47" w14:textId="77777777" w:rsidR="00C66DB7" w:rsidRPr="00CD2EB6" w:rsidRDefault="00C66DB7" w:rsidP="00AD16C5">
            <w:pPr>
              <w:rPr>
                <w:rFonts w:cstheme="minorHAnsi"/>
              </w:rPr>
            </w:pPr>
            <w:r>
              <w:t>Quality Biological</w:t>
            </w:r>
          </w:p>
        </w:tc>
        <w:tc>
          <w:tcPr>
            <w:tcW w:w="2088" w:type="dxa"/>
            <w:tcBorders>
              <w:bottom w:val="single" w:sz="2" w:space="0" w:color="000000"/>
            </w:tcBorders>
            <w:tcPrChange w:id="45" w:author="Stephanie Trefry" w:date="2026-04-06T16:24:00Z" w16du:dateUtc="2026-04-06T20:24:00Z">
              <w:tcPr>
                <w:tcW w:w="2088" w:type="dxa"/>
                <w:tcBorders>
                  <w:bottom w:val="single" w:sz="2" w:space="0" w:color="000000"/>
                </w:tcBorders>
              </w:tcPr>
            </w:tcPrChange>
          </w:tcPr>
          <w:p w14:paraId="0D007F99" w14:textId="77777777" w:rsidR="00C66DB7" w:rsidRPr="00CD2EB6" w:rsidRDefault="00C66DB7" w:rsidP="00AD16C5">
            <w:pPr>
              <w:rPr>
                <w:rFonts w:cstheme="minorHAnsi"/>
              </w:rPr>
            </w:pPr>
            <w:r>
              <w:t>Cat#112-014-101CS</w:t>
            </w:r>
          </w:p>
        </w:tc>
      </w:tr>
      <w:tr w:rsidR="00C66DB7" w:rsidRPr="00A30292" w14:paraId="6AD23755" w14:textId="77777777" w:rsidTr="00917083">
        <w:trPr>
          <w:cantSplit/>
          <w:trHeight w:val="259"/>
          <w:trPrChange w:id="46" w:author="Stephanie Trefry" w:date="2026-04-06T16:24:00Z" w16du:dateUtc="2026-04-06T20:24:00Z">
            <w:trPr>
              <w:cantSplit/>
              <w:trHeight w:val="259"/>
            </w:trPr>
          </w:trPrChange>
        </w:trPr>
        <w:tc>
          <w:tcPr>
            <w:tcW w:w="5238" w:type="dxa"/>
            <w:tcBorders>
              <w:bottom w:val="single" w:sz="12" w:space="0" w:color="000000"/>
            </w:tcBorders>
            <w:tcPrChange w:id="47" w:author="Stephanie Trefry" w:date="2026-04-06T16:24:00Z" w16du:dateUtc="2026-04-06T20:24:00Z">
              <w:tcPr>
                <w:tcW w:w="5238" w:type="dxa"/>
                <w:tcBorders>
                  <w:bottom w:val="single" w:sz="12" w:space="0" w:color="000000"/>
                </w:tcBorders>
              </w:tcPr>
            </w:tcPrChange>
          </w:tcPr>
          <w:p w14:paraId="157D6015" w14:textId="77777777" w:rsidR="00C66DB7" w:rsidRPr="00CD2EB6" w:rsidRDefault="00C66DB7" w:rsidP="00AD16C5">
            <w:pPr>
              <w:rPr>
                <w:rFonts w:cstheme="minorHAnsi"/>
              </w:rPr>
            </w:pPr>
            <w:r>
              <w:t>Trypsin (0.25%)-EDTA (0.02%)</w:t>
            </w:r>
          </w:p>
        </w:tc>
        <w:tc>
          <w:tcPr>
            <w:tcW w:w="2250" w:type="dxa"/>
            <w:tcBorders>
              <w:bottom w:val="single" w:sz="12" w:space="0" w:color="000000"/>
            </w:tcBorders>
            <w:tcPrChange w:id="48" w:author="Stephanie Trefry" w:date="2026-04-06T16:24:00Z" w16du:dateUtc="2026-04-06T20:24:00Z">
              <w:tcPr>
                <w:tcW w:w="2250" w:type="dxa"/>
                <w:tcBorders>
                  <w:bottom w:val="single" w:sz="12" w:space="0" w:color="000000"/>
                </w:tcBorders>
              </w:tcPr>
            </w:tcPrChange>
          </w:tcPr>
          <w:p w14:paraId="05DBB164" w14:textId="77777777" w:rsidR="00C66DB7" w:rsidRPr="00CD2EB6" w:rsidRDefault="00C66DB7" w:rsidP="00AD16C5">
            <w:pPr>
              <w:rPr>
                <w:rFonts w:cstheme="minorHAnsi"/>
              </w:rPr>
            </w:pPr>
            <w:r>
              <w:t>Quality Biological</w:t>
            </w:r>
          </w:p>
        </w:tc>
        <w:tc>
          <w:tcPr>
            <w:tcW w:w="2088" w:type="dxa"/>
            <w:tcBorders>
              <w:bottom w:val="single" w:sz="12" w:space="0" w:color="000000"/>
            </w:tcBorders>
            <w:tcPrChange w:id="49" w:author="Stephanie Trefry" w:date="2026-04-06T16:24:00Z" w16du:dateUtc="2026-04-06T20:24:00Z">
              <w:tcPr>
                <w:tcW w:w="2088" w:type="dxa"/>
                <w:tcBorders>
                  <w:bottom w:val="single" w:sz="12" w:space="0" w:color="000000"/>
                </w:tcBorders>
              </w:tcPr>
            </w:tcPrChange>
          </w:tcPr>
          <w:p w14:paraId="5830FFCD" w14:textId="77777777" w:rsidR="00C66DB7" w:rsidRPr="00CD2EB6" w:rsidRDefault="00C66DB7" w:rsidP="00AD16C5">
            <w:pPr>
              <w:rPr>
                <w:rFonts w:cstheme="minorHAnsi"/>
              </w:rPr>
            </w:pPr>
            <w:r>
              <w:t>Cat#118-093-721</w:t>
            </w:r>
          </w:p>
        </w:tc>
      </w:tr>
      <w:tr w:rsidR="00C66DB7" w:rsidRPr="00A30292" w14:paraId="59539551" w14:textId="77777777" w:rsidTr="00917083">
        <w:trPr>
          <w:cantSplit/>
          <w:trHeight w:val="259"/>
          <w:trPrChange w:id="50" w:author="Stephanie Trefry" w:date="2026-04-06T16:24:00Z" w16du:dateUtc="2026-04-06T20:24:00Z">
            <w:trPr>
              <w:cantSplit/>
              <w:trHeight w:val="259"/>
            </w:trPr>
          </w:trPrChange>
        </w:trPr>
        <w:tc>
          <w:tcPr>
            <w:tcW w:w="5238" w:type="dxa"/>
            <w:tcBorders>
              <w:bottom w:val="single" w:sz="12" w:space="0" w:color="000000"/>
            </w:tcBorders>
            <w:tcPrChange w:id="51" w:author="Stephanie Trefry" w:date="2026-04-06T16:24:00Z" w16du:dateUtc="2026-04-06T20:24:00Z">
              <w:tcPr>
                <w:tcW w:w="5238" w:type="dxa"/>
                <w:tcBorders>
                  <w:bottom w:val="single" w:sz="12" w:space="0" w:color="000000"/>
                </w:tcBorders>
              </w:tcPr>
            </w:tcPrChange>
          </w:tcPr>
          <w:p w14:paraId="7B0FC8B5" w14:textId="77777777" w:rsidR="00C66DB7" w:rsidRPr="00CD2EB6" w:rsidRDefault="00C66DB7" w:rsidP="00AD16C5">
            <w:pPr>
              <w:rPr>
                <w:rFonts w:cstheme="minorHAnsi"/>
              </w:rPr>
            </w:pPr>
            <w:r>
              <w:t>Minimum Essential Medium (EMEM) (2X) without Phenol Red and L-Glutamine</w:t>
            </w:r>
          </w:p>
        </w:tc>
        <w:tc>
          <w:tcPr>
            <w:tcW w:w="2250" w:type="dxa"/>
            <w:tcBorders>
              <w:bottom w:val="single" w:sz="12" w:space="0" w:color="000000"/>
            </w:tcBorders>
            <w:tcPrChange w:id="52" w:author="Stephanie Trefry" w:date="2026-04-06T16:24:00Z" w16du:dateUtc="2026-04-06T20:24:00Z">
              <w:tcPr>
                <w:tcW w:w="2250" w:type="dxa"/>
                <w:tcBorders>
                  <w:bottom w:val="single" w:sz="12" w:space="0" w:color="000000"/>
                </w:tcBorders>
              </w:tcPr>
            </w:tcPrChange>
          </w:tcPr>
          <w:p w14:paraId="2793B4A0" w14:textId="77777777" w:rsidR="00C66DB7" w:rsidRPr="00CD2EB6" w:rsidRDefault="00C66DB7" w:rsidP="00AD16C5">
            <w:pPr>
              <w:rPr>
                <w:rFonts w:cstheme="minorHAnsi"/>
              </w:rPr>
            </w:pPr>
            <w:r>
              <w:t>Quality Biological</w:t>
            </w:r>
          </w:p>
        </w:tc>
        <w:tc>
          <w:tcPr>
            <w:tcW w:w="2088" w:type="dxa"/>
            <w:tcBorders>
              <w:bottom w:val="single" w:sz="12" w:space="0" w:color="000000"/>
            </w:tcBorders>
            <w:tcPrChange w:id="53" w:author="Stephanie Trefry" w:date="2026-04-06T16:24:00Z" w16du:dateUtc="2026-04-06T20:24:00Z">
              <w:tcPr>
                <w:tcW w:w="2088" w:type="dxa"/>
                <w:tcBorders>
                  <w:bottom w:val="single" w:sz="12" w:space="0" w:color="000000"/>
                </w:tcBorders>
              </w:tcPr>
            </w:tcPrChange>
          </w:tcPr>
          <w:p w14:paraId="6885351D" w14:textId="77777777" w:rsidR="00C66DB7" w:rsidRPr="00CD2EB6" w:rsidRDefault="00C66DB7" w:rsidP="00AD16C5">
            <w:pPr>
              <w:rPr>
                <w:rFonts w:cstheme="minorHAnsi"/>
              </w:rPr>
            </w:pPr>
            <w:r>
              <w:t>Cat#115-073-101</w:t>
            </w:r>
          </w:p>
        </w:tc>
      </w:tr>
      <w:tr w:rsidR="00C66DB7" w:rsidRPr="00A30292" w14:paraId="777E3A3A" w14:textId="77777777" w:rsidTr="00917083">
        <w:trPr>
          <w:cantSplit/>
          <w:trHeight w:val="259"/>
          <w:trPrChange w:id="54" w:author="Stephanie Trefry" w:date="2026-04-06T16:24:00Z" w16du:dateUtc="2026-04-06T20:24:00Z">
            <w:trPr>
              <w:cantSplit/>
              <w:trHeight w:val="259"/>
            </w:trPr>
          </w:trPrChange>
        </w:trPr>
        <w:tc>
          <w:tcPr>
            <w:tcW w:w="5238" w:type="dxa"/>
            <w:tcBorders>
              <w:bottom w:val="single" w:sz="12" w:space="0" w:color="000000"/>
            </w:tcBorders>
            <w:tcPrChange w:id="55" w:author="Stephanie Trefry" w:date="2026-04-06T16:24:00Z" w16du:dateUtc="2026-04-06T20:24:00Z">
              <w:tcPr>
                <w:tcW w:w="5238" w:type="dxa"/>
                <w:tcBorders>
                  <w:bottom w:val="single" w:sz="12" w:space="0" w:color="000000"/>
                </w:tcBorders>
              </w:tcPr>
            </w:tcPrChange>
          </w:tcPr>
          <w:p w14:paraId="769420F6" w14:textId="77777777" w:rsidR="00C66DB7" w:rsidRPr="00CD2EB6" w:rsidRDefault="00C66DB7" w:rsidP="00AD16C5">
            <w:pPr>
              <w:rPr>
                <w:rFonts w:cstheme="minorHAnsi"/>
              </w:rPr>
            </w:pPr>
            <w:r>
              <w:t>Penicillin/Streptomycin solution (100X)</w:t>
            </w:r>
          </w:p>
        </w:tc>
        <w:tc>
          <w:tcPr>
            <w:tcW w:w="2250" w:type="dxa"/>
            <w:tcBorders>
              <w:bottom w:val="single" w:sz="12" w:space="0" w:color="000000"/>
            </w:tcBorders>
            <w:tcPrChange w:id="56" w:author="Stephanie Trefry" w:date="2026-04-06T16:24:00Z" w16du:dateUtc="2026-04-06T20:24:00Z">
              <w:tcPr>
                <w:tcW w:w="2250" w:type="dxa"/>
                <w:tcBorders>
                  <w:bottom w:val="single" w:sz="12" w:space="0" w:color="000000"/>
                </w:tcBorders>
              </w:tcPr>
            </w:tcPrChange>
          </w:tcPr>
          <w:p w14:paraId="2BC163B9" w14:textId="77777777" w:rsidR="00C66DB7" w:rsidRPr="00CD2EB6" w:rsidRDefault="00C66DB7" w:rsidP="00AD16C5">
            <w:pPr>
              <w:rPr>
                <w:rFonts w:cstheme="minorHAnsi"/>
              </w:rPr>
            </w:pPr>
            <w:r>
              <w:t>Corning</w:t>
            </w:r>
          </w:p>
        </w:tc>
        <w:tc>
          <w:tcPr>
            <w:tcW w:w="2088" w:type="dxa"/>
            <w:tcBorders>
              <w:bottom w:val="single" w:sz="12" w:space="0" w:color="000000"/>
            </w:tcBorders>
            <w:tcPrChange w:id="57" w:author="Stephanie Trefry" w:date="2026-04-06T16:24:00Z" w16du:dateUtc="2026-04-06T20:24:00Z">
              <w:tcPr>
                <w:tcW w:w="2088" w:type="dxa"/>
                <w:tcBorders>
                  <w:bottom w:val="single" w:sz="12" w:space="0" w:color="000000"/>
                </w:tcBorders>
              </w:tcPr>
            </w:tcPrChange>
          </w:tcPr>
          <w:p w14:paraId="351B6854" w14:textId="77777777" w:rsidR="00C66DB7" w:rsidRPr="00CD2EB6" w:rsidRDefault="00C66DB7" w:rsidP="00AD16C5">
            <w:pPr>
              <w:rPr>
                <w:rFonts w:cstheme="minorHAnsi"/>
              </w:rPr>
            </w:pPr>
            <w:r>
              <w:t>Cat#30-002-CI</w:t>
            </w:r>
          </w:p>
        </w:tc>
      </w:tr>
      <w:tr w:rsidR="00CD2EB6" w:rsidRPr="00CD2EB6" w14:paraId="64AA3C0C" w14:textId="77777777" w:rsidTr="00917083">
        <w:trPr>
          <w:cantSplit/>
          <w:trHeight w:val="259"/>
          <w:trPrChange w:id="58"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59" w:author="Stephanie Trefry" w:date="2026-04-06T16:24:00Z" w16du:dateUtc="2026-04-06T20:24:00Z">
              <w:tcPr>
                <w:tcW w:w="9576" w:type="dxa"/>
                <w:gridSpan w:val="3"/>
                <w:tcBorders>
                  <w:top w:val="single" w:sz="12" w:space="0" w:color="000000"/>
                  <w:bottom w:val="single" w:sz="12" w:space="0" w:color="000000"/>
                </w:tcBorders>
              </w:tcPr>
            </w:tcPrChange>
          </w:tcPr>
          <w:p w14:paraId="5639060E" w14:textId="30F8E481" w:rsidR="00554C95" w:rsidRPr="00CD2EB6" w:rsidRDefault="00554C95" w:rsidP="00293E62">
            <w:pPr>
              <w:rPr>
                <w:rFonts w:cstheme="minorHAnsi"/>
                <w:color w:val="C00000"/>
              </w:rPr>
            </w:pPr>
            <w:r w:rsidRPr="00CD2EB6">
              <w:rPr>
                <w:rFonts w:cstheme="minorHAnsi"/>
                <w:color w:val="C00000"/>
              </w:rPr>
              <w:t xml:space="preserve">Experimental </w:t>
            </w:r>
            <w:r w:rsidR="00F025B9" w:rsidRPr="00CD2EB6">
              <w:rPr>
                <w:rFonts w:cstheme="minorHAnsi"/>
                <w:color w:val="C00000"/>
              </w:rPr>
              <w:t>models</w:t>
            </w:r>
            <w:r w:rsidRPr="00CD2EB6">
              <w:rPr>
                <w:rFonts w:cstheme="minorHAnsi"/>
                <w:color w:val="C00000"/>
              </w:rPr>
              <w:t xml:space="preserve">: </w:t>
            </w:r>
            <w:r w:rsidR="00325B6A" w:rsidRPr="00CD2EB6">
              <w:rPr>
                <w:rFonts w:cstheme="minorHAnsi"/>
                <w:color w:val="C00000"/>
              </w:rPr>
              <w:t>C</w:t>
            </w:r>
            <w:r w:rsidR="00F025B9" w:rsidRPr="00CD2EB6">
              <w:rPr>
                <w:rFonts w:cstheme="minorHAnsi"/>
                <w:color w:val="C00000"/>
              </w:rPr>
              <w:t>ell lines</w:t>
            </w:r>
          </w:p>
        </w:tc>
      </w:tr>
      <w:tr w:rsidR="00554C95" w:rsidRPr="00A30292" w14:paraId="6E0BF6A1" w14:textId="77777777" w:rsidTr="00917083">
        <w:trPr>
          <w:cantSplit/>
          <w:trHeight w:val="259"/>
          <w:trPrChange w:id="60" w:author="Stephanie Trefry" w:date="2026-04-06T16:24:00Z" w16du:dateUtc="2026-04-06T20:24:00Z">
            <w:trPr>
              <w:cantSplit/>
              <w:trHeight w:val="259"/>
            </w:trPr>
          </w:trPrChange>
        </w:trPr>
        <w:tc>
          <w:tcPr>
            <w:tcW w:w="5238" w:type="dxa"/>
            <w:tcBorders>
              <w:top w:val="single" w:sz="12" w:space="0" w:color="000000"/>
            </w:tcBorders>
            <w:tcPrChange w:id="61" w:author="Stephanie Trefry" w:date="2026-04-06T16:24:00Z" w16du:dateUtc="2026-04-06T20:24:00Z">
              <w:tcPr>
                <w:tcW w:w="5238" w:type="dxa"/>
                <w:tcBorders>
                  <w:top w:val="single" w:sz="12" w:space="0" w:color="000000"/>
                </w:tcBorders>
              </w:tcPr>
            </w:tcPrChange>
          </w:tcPr>
          <w:p w14:paraId="71CE86F3" w14:textId="5B3CCFEA" w:rsidR="00554C95" w:rsidRPr="00CD2EB6" w:rsidRDefault="00917083" w:rsidP="00AD16C5">
            <w:pPr>
              <w:rPr>
                <w:rFonts w:cstheme="minorHAnsi"/>
              </w:rPr>
            </w:pPr>
            <w:commentRangeStart w:id="62"/>
            <w:commentRangeStart w:id="63"/>
            <w:ins w:id="64" w:author="Stephanie Trefry" w:date="2026-04-06T16:11:00Z" w16du:dateUtc="2026-04-06T20:11:00Z">
              <w:r>
                <w:rPr>
                  <w:rFonts w:cstheme="minorHAnsi"/>
                </w:rPr>
                <w:t xml:space="preserve">Primary </w:t>
              </w:r>
            </w:ins>
            <w:ins w:id="65" w:author="Stephanie Trefry" w:date="2026-04-06T16:27:00Z" w16du:dateUtc="2026-04-06T20:27:00Z">
              <w:r>
                <w:rPr>
                  <w:rFonts w:cstheme="minorHAnsi"/>
                </w:rPr>
                <w:t>h</w:t>
              </w:r>
            </w:ins>
            <w:ins w:id="66" w:author="Stephanie Trefry" w:date="2026-04-06T16:11:00Z" w16du:dateUtc="2026-04-06T20:11:00Z">
              <w:r>
                <w:rPr>
                  <w:rFonts w:cstheme="minorHAnsi"/>
                </w:rPr>
                <w:t xml:space="preserve">uman </w:t>
              </w:r>
            </w:ins>
            <w:ins w:id="67" w:author="Stephanie Trefry" w:date="2026-04-06T16:27:00Z" w16du:dateUtc="2026-04-06T20:27:00Z">
              <w:r>
                <w:rPr>
                  <w:rFonts w:cstheme="minorHAnsi"/>
                </w:rPr>
                <w:t>b</w:t>
              </w:r>
            </w:ins>
            <w:ins w:id="68" w:author="Stephanie Trefry" w:date="2026-04-06T16:11:00Z" w16du:dateUtc="2026-04-06T20:11:00Z">
              <w:r>
                <w:rPr>
                  <w:rFonts w:cstheme="minorHAnsi"/>
                </w:rPr>
                <w:t xml:space="preserve">rain </w:t>
              </w:r>
            </w:ins>
            <w:ins w:id="69" w:author="Stephanie Trefry" w:date="2026-04-06T16:27:00Z" w16du:dateUtc="2026-04-06T20:27:00Z">
              <w:r>
                <w:rPr>
                  <w:rFonts w:cstheme="minorHAnsi"/>
                </w:rPr>
                <w:t>m</w:t>
              </w:r>
            </w:ins>
            <w:ins w:id="70" w:author="Stephanie Trefry" w:date="2026-04-06T16:11:00Z" w16du:dateUtc="2026-04-06T20:11:00Z">
              <w:r>
                <w:rPr>
                  <w:rFonts w:cstheme="minorHAnsi"/>
                </w:rPr>
                <w:t>i</w:t>
              </w:r>
            </w:ins>
            <w:ins w:id="71" w:author="Stephanie Trefry" w:date="2026-04-06T16:12:00Z" w16du:dateUtc="2026-04-06T20:12:00Z">
              <w:r>
                <w:rPr>
                  <w:rFonts w:cstheme="minorHAnsi"/>
                </w:rPr>
                <w:t xml:space="preserve">crovascular </w:t>
              </w:r>
            </w:ins>
            <w:ins w:id="72" w:author="Stephanie Trefry" w:date="2026-04-06T16:27:00Z" w16du:dateUtc="2026-04-06T20:27:00Z">
              <w:r>
                <w:rPr>
                  <w:rFonts w:cstheme="minorHAnsi"/>
                </w:rPr>
                <w:t>e</w:t>
              </w:r>
            </w:ins>
            <w:ins w:id="73" w:author="Stephanie Trefry" w:date="2026-04-06T16:12:00Z" w16du:dateUtc="2026-04-06T20:12:00Z">
              <w:r>
                <w:rPr>
                  <w:rFonts w:cstheme="minorHAnsi"/>
                </w:rPr>
                <w:t xml:space="preserve">ndothelial </w:t>
              </w:r>
            </w:ins>
            <w:ins w:id="74" w:author="Stephanie Trefry" w:date="2026-04-06T16:27:00Z" w16du:dateUtc="2026-04-06T20:27:00Z">
              <w:r>
                <w:rPr>
                  <w:rFonts w:cstheme="minorHAnsi"/>
                </w:rPr>
                <w:t>c</w:t>
              </w:r>
            </w:ins>
            <w:ins w:id="75" w:author="Stephanie Trefry" w:date="2026-04-06T16:12:00Z" w16du:dateUtc="2026-04-06T20:12:00Z">
              <w:r>
                <w:rPr>
                  <w:rFonts w:cstheme="minorHAnsi"/>
                </w:rPr>
                <w:t>ells</w:t>
              </w:r>
            </w:ins>
            <w:r>
              <w:t>Human: Primary brain microvascular endothelial cells (HBMVEC), male pediatric donor, passages 5-8</w:t>
            </w:r>
          </w:p>
        </w:tc>
        <w:tc>
          <w:tcPr>
            <w:tcW w:w="2250" w:type="dxa"/>
            <w:tcBorders>
              <w:top w:val="single" w:sz="12" w:space="0" w:color="000000"/>
            </w:tcBorders>
            <w:tcPrChange w:id="76" w:author="Stephanie Trefry" w:date="2026-04-06T16:24:00Z" w16du:dateUtc="2026-04-06T20:24:00Z">
              <w:tcPr>
                <w:tcW w:w="2250" w:type="dxa"/>
                <w:tcBorders>
                  <w:top w:val="single" w:sz="12" w:space="0" w:color="000000"/>
                </w:tcBorders>
              </w:tcPr>
            </w:tcPrChange>
          </w:tcPr>
          <w:p w14:paraId="1B1C1C61" w14:textId="3108CD46" w:rsidR="00554C95" w:rsidRPr="00CD2EB6" w:rsidRDefault="00917083" w:rsidP="00AD16C5">
            <w:pPr>
              <w:rPr>
                <w:rFonts w:cstheme="minorHAnsi"/>
              </w:rPr>
            </w:pPr>
            <w:ins w:id="77" w:author="Stephanie Trefry" w:date="2026-04-06T16:12:00Z" w16du:dateUtc="2026-04-06T20:12:00Z">
              <w:r>
                <w:rPr>
                  <w:rFonts w:cstheme="minorHAnsi"/>
                </w:rPr>
                <w:t>Cell Systems</w:t>
              </w:r>
            </w:ins>
            <w:r>
              <w:t>Cell Systems (an AnaBios company)</w:t>
            </w:r>
          </w:p>
        </w:tc>
        <w:tc>
          <w:tcPr>
            <w:tcW w:w="2088" w:type="dxa"/>
            <w:tcBorders>
              <w:top w:val="single" w:sz="12" w:space="0" w:color="000000"/>
            </w:tcBorders>
            <w:tcPrChange w:id="78" w:author="Stephanie Trefry" w:date="2026-04-06T16:24:00Z" w16du:dateUtc="2026-04-06T20:24:00Z">
              <w:tcPr>
                <w:tcW w:w="2088" w:type="dxa"/>
                <w:tcBorders>
                  <w:top w:val="single" w:sz="12" w:space="0" w:color="000000"/>
                </w:tcBorders>
              </w:tcPr>
            </w:tcPrChange>
          </w:tcPr>
          <w:p w14:paraId="207971B5" w14:textId="2151A6A2" w:rsidR="00554C95" w:rsidRPr="00CD2EB6" w:rsidRDefault="00917083" w:rsidP="00AD16C5">
            <w:pPr>
              <w:rPr>
                <w:rFonts w:cstheme="minorHAnsi"/>
              </w:rPr>
            </w:pPr>
            <w:ins w:id="79" w:author="Stephanie Trefry" w:date="2026-04-06T16:12:00Z" w16du:dateUtc="2026-04-06T20:12:00Z">
              <w:r>
                <w:rPr>
                  <w:rFonts w:cstheme="minorHAnsi"/>
                </w:rPr>
                <w:t>ACBRI 376</w:t>
              </w:r>
            </w:ins>
            <w:commentRangeEnd w:id="62"/>
            <w:ins w:id="80" w:author="Stephanie Trefry" w:date="2026-04-06T16:17:00Z" w16du:dateUtc="2026-04-06T20:17:00Z">
              <w:r>
                <w:rPr>
                  <w:rStyle w:val="aa"/>
                </w:rPr>
                <w:commentReference w:id="62"/>
              </w:r>
            </w:ins>
            <w:ins w:id="81" w:author="Stephanie Trefry" w:date="2026-04-06T16:38:00Z" w16du:dateUtc="2026-04-06T20:38:00Z">
              <w:r>
                <w:rPr>
                  <w:rStyle w:val="aa"/>
                </w:rPr>
                <w:commentReference w:id="63"/>
              </w:r>
            </w:ins>
            <w:r>
              <w:t>Cat#ACBRI 376; Lot#376.07.05.01.2F</w:t>
            </w:r>
          </w:p>
        </w:tc>
      </w:tr>
      <w:tr w:rsidR="00554C95" w:rsidRPr="00A30292" w:rsidDel="00917083" w14:paraId="18401117" w14:textId="73EDDBC9" w:rsidTr="00917083">
        <w:trPr>
          <w:cantSplit/>
          <w:trHeight w:val="259"/>
          <w:del w:id="82" w:author="Stephanie Trefry" w:date="2026-04-06T16:24:00Z"/>
          <w:trPrChange w:id="83" w:author="Stephanie Trefry" w:date="2026-04-06T16:24:00Z" w16du:dateUtc="2026-04-06T20:24:00Z">
            <w:trPr>
              <w:cantSplit/>
              <w:trHeight w:val="259"/>
            </w:trPr>
          </w:trPrChange>
        </w:trPr>
        <w:tc>
          <w:tcPr>
            <w:tcW w:w="5238" w:type="dxa"/>
            <w:tcPrChange w:id="84" w:author="Stephanie Trefry" w:date="2026-04-06T16:24:00Z" w16du:dateUtc="2026-04-06T20:24:00Z">
              <w:tcPr>
                <w:tcW w:w="5238" w:type="dxa"/>
              </w:tcPr>
            </w:tcPrChange>
          </w:tcPr>
          <w:p w14:paraId="5C018270" w14:textId="3D95F466" w:rsidR="00554C95" w:rsidRPr="00CD2EB6" w:rsidDel="00917083" w:rsidRDefault="00917083" w:rsidP="00AD16C5">
            <w:pPr>
              <w:rPr>
                <w:del w:id="85" w:author="Stephanie Trefry" w:date="2026-04-06T16:24:00Z" w16du:dateUtc="2026-04-06T20:24:00Z"/>
                <w:rFonts w:cstheme="minorHAnsi"/>
              </w:rPr>
            </w:pPr>
            <w:commentRangeStart w:id="86"/>
            <w:commentRangeEnd w:id="63"/>
            <w:ins w:id="87" w:author="Stephanie Trefry" w:date="2026-04-06T16:27:00Z" w16du:dateUtc="2026-04-06T20:27:00Z">
              <w:r>
                <w:rPr>
                  <w:rFonts w:cstheme="minorHAnsi"/>
                </w:rPr>
                <w:t>Vero cells</w:t>
              </w:r>
            </w:ins>
            <w:commentRangeEnd w:id="86"/>
            <w:ins w:id="88" w:author="Stephanie Trefry" w:date="2026-04-06T16:43:00Z" w16du:dateUtc="2026-04-06T20:43:00Z">
              <w:r>
                <w:rPr>
                  <w:rStyle w:val="aa"/>
                </w:rPr>
                <w:commentReference w:id="86"/>
              </w:r>
            </w:ins>
            <w:r>
              <w:t>African green monkey kidney epithelial cells (Vero)</w:t>
            </w:r>
          </w:p>
        </w:tc>
        <w:tc>
          <w:tcPr>
            <w:tcW w:w="2250" w:type="dxa"/>
            <w:tcPrChange w:id="89" w:author="Stephanie Trefry" w:date="2026-04-06T16:24:00Z" w16du:dateUtc="2026-04-06T20:24:00Z">
              <w:tcPr>
                <w:tcW w:w="2250" w:type="dxa"/>
              </w:tcPr>
            </w:tcPrChange>
          </w:tcPr>
          <w:p w14:paraId="40F5D795" w14:textId="036B9E82" w:rsidR="00554C95" w:rsidRPr="00CD2EB6" w:rsidDel="00917083" w:rsidRDefault="00917083" w:rsidP="00AD16C5">
            <w:pPr>
              <w:rPr>
                <w:del w:id="90" w:author="Stephanie Trefry" w:date="2026-04-06T16:24:00Z" w16du:dateUtc="2026-04-06T20:24:00Z"/>
                <w:rFonts w:cstheme="minorHAnsi"/>
              </w:rPr>
            </w:pPr>
            <w:ins w:id="91" w:author="Stephanie Trefry" w:date="2026-04-06T16:27:00Z" w16du:dateUtc="2026-04-06T20:27:00Z">
              <w:r>
                <w:rPr>
                  <w:rFonts w:cstheme="minorHAnsi"/>
                </w:rPr>
                <w:t>ATCC</w:t>
              </w:r>
            </w:ins>
            <w:r>
              <w:t>ATCC</w:t>
            </w:r>
          </w:p>
        </w:tc>
        <w:tc>
          <w:tcPr>
            <w:tcW w:w="2088" w:type="dxa"/>
            <w:tcPrChange w:id="92" w:author="Stephanie Trefry" w:date="2026-04-06T16:24:00Z" w16du:dateUtc="2026-04-06T20:24:00Z">
              <w:tcPr>
                <w:tcW w:w="2088" w:type="dxa"/>
              </w:tcPr>
            </w:tcPrChange>
          </w:tcPr>
          <w:p w14:paraId="325C4140" w14:textId="665DE302" w:rsidR="00554C95" w:rsidRPr="00CD2EB6" w:rsidDel="00917083" w:rsidRDefault="00917083" w:rsidP="00AD16C5">
            <w:pPr>
              <w:rPr>
                <w:del w:id="93" w:author="Stephanie Trefry" w:date="2026-04-06T16:24:00Z" w16du:dateUtc="2026-04-06T20:24:00Z"/>
                <w:rFonts w:cstheme="minorHAnsi"/>
              </w:rPr>
            </w:pPr>
            <w:ins w:id="94" w:author="Stephanie Trefry" w:date="2026-04-06T16:27:00Z" w16du:dateUtc="2026-04-06T20:27:00Z">
              <w:r>
                <w:rPr>
                  <w:rFonts w:cstheme="minorHAnsi"/>
                </w:rPr>
                <w:t>CCL-81</w:t>
              </w:r>
            </w:ins>
            <w:r>
              <w:t>Cat#CCL-81</w:t>
            </w:r>
          </w:p>
        </w:tc>
      </w:tr>
      <w:tr w:rsidR="00CD2EB6" w:rsidRPr="00CD2EB6" w14:paraId="382A134D" w14:textId="77777777" w:rsidTr="00917083">
        <w:trPr>
          <w:cantSplit/>
          <w:trHeight w:val="259"/>
          <w:trPrChange w:id="95"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96" w:author="Stephanie Trefry" w:date="2026-04-06T16:24:00Z" w16du:dateUtc="2026-04-06T20:24:00Z">
              <w:tcPr>
                <w:tcW w:w="9576" w:type="dxa"/>
                <w:gridSpan w:val="3"/>
                <w:tcBorders>
                  <w:top w:val="single" w:sz="12" w:space="0" w:color="000000"/>
                  <w:bottom w:val="single" w:sz="12" w:space="0" w:color="000000"/>
                </w:tcBorders>
              </w:tcPr>
            </w:tcPrChange>
          </w:tcPr>
          <w:p w14:paraId="0793477C" w14:textId="360816AA" w:rsidR="00554C95" w:rsidRPr="00CD2EB6" w:rsidRDefault="00554C95" w:rsidP="00AD16C5">
            <w:pPr>
              <w:rPr>
                <w:rFonts w:cstheme="minorHAnsi"/>
                <w:color w:val="C00000"/>
              </w:rPr>
            </w:pPr>
            <w:r w:rsidRPr="00CD2EB6">
              <w:rPr>
                <w:rFonts w:cstheme="minorHAnsi"/>
                <w:color w:val="C00000"/>
              </w:rPr>
              <w:t xml:space="preserve">Software and </w:t>
            </w:r>
            <w:r w:rsidR="00F025B9" w:rsidRPr="00CD2EB6">
              <w:rPr>
                <w:rFonts w:cstheme="minorHAnsi"/>
                <w:color w:val="C00000"/>
              </w:rPr>
              <w:t>algorithms</w:t>
            </w:r>
          </w:p>
        </w:tc>
      </w:tr>
      <w:tr w:rsidR="00554C95" w:rsidRPr="00A30292" w14:paraId="1326DF82" w14:textId="77777777" w:rsidTr="00917083">
        <w:trPr>
          <w:cantSplit/>
          <w:trHeight w:val="259"/>
          <w:trPrChange w:id="97" w:author="Stephanie Trefry" w:date="2026-04-06T16:24:00Z" w16du:dateUtc="2026-04-06T20:24:00Z">
            <w:trPr>
              <w:cantSplit/>
              <w:trHeight w:val="259"/>
            </w:trPr>
          </w:trPrChange>
        </w:trPr>
        <w:tc>
          <w:tcPr>
            <w:tcW w:w="5238" w:type="dxa"/>
            <w:tcBorders>
              <w:top w:val="single" w:sz="12" w:space="0" w:color="000000"/>
            </w:tcBorders>
            <w:tcPrChange w:id="98" w:author="Stephanie Trefry" w:date="2026-04-06T16:24:00Z" w16du:dateUtc="2026-04-06T20:24:00Z">
              <w:tcPr>
                <w:tcW w:w="5238" w:type="dxa"/>
                <w:tcBorders>
                  <w:top w:val="single" w:sz="12" w:space="0" w:color="000000"/>
                </w:tcBorders>
              </w:tcPr>
            </w:tcPrChange>
          </w:tcPr>
          <w:p w14:paraId="413344BC" w14:textId="626A46DD" w:rsidR="00554C95" w:rsidRPr="00CD2EB6" w:rsidRDefault="00917083" w:rsidP="00CC1F21">
            <w:pPr>
              <w:rPr>
                <w:rFonts w:cstheme="minorHAnsi"/>
              </w:rPr>
            </w:pPr>
            <w:ins w:id="99" w:author="Stephanie Trefry" w:date="2026-04-06T16:25:00Z" w16du:dateUtc="2026-04-06T20:25:00Z">
              <w:r>
                <w:rPr>
                  <w:rFonts w:cstheme="minorHAnsi"/>
                </w:rPr>
                <w:t>CELLCYTE Studio</w:t>
              </w:r>
            </w:ins>
            <w:r>
              <w:t>CELLCYTE Studio</w:t>
            </w:r>
          </w:p>
        </w:tc>
        <w:tc>
          <w:tcPr>
            <w:tcW w:w="2250" w:type="dxa"/>
            <w:tcBorders>
              <w:top w:val="single" w:sz="12" w:space="0" w:color="000000"/>
            </w:tcBorders>
            <w:tcPrChange w:id="100" w:author="Stephanie Trefry" w:date="2026-04-06T16:24:00Z" w16du:dateUtc="2026-04-06T20:24:00Z">
              <w:tcPr>
                <w:tcW w:w="2250" w:type="dxa"/>
                <w:tcBorders>
                  <w:top w:val="single" w:sz="12" w:space="0" w:color="000000"/>
                </w:tcBorders>
              </w:tcPr>
            </w:tcPrChange>
          </w:tcPr>
          <w:p w14:paraId="66E0ADB2" w14:textId="4662EE47" w:rsidR="00554C95" w:rsidRPr="00CD2EB6" w:rsidRDefault="00917083" w:rsidP="00AD16C5">
            <w:pPr>
              <w:rPr>
                <w:rFonts w:cstheme="minorHAnsi"/>
              </w:rPr>
            </w:pPr>
            <w:ins w:id="101" w:author="Stephanie Trefry" w:date="2026-04-06T16:29:00Z" w16du:dateUtc="2026-04-06T20:29:00Z">
              <w:r>
                <w:rPr>
                  <w:rFonts w:cstheme="minorHAnsi"/>
                </w:rPr>
                <w:t>CELLCYTE Software</w:t>
              </w:r>
            </w:ins>
            <w:r>
              <w:t>CYTENA</w:t>
            </w:r>
          </w:p>
        </w:tc>
        <w:tc>
          <w:tcPr>
            <w:tcW w:w="2088" w:type="dxa"/>
            <w:tcBorders>
              <w:top w:val="single" w:sz="12" w:space="0" w:color="000000"/>
            </w:tcBorders>
            <w:tcPrChange w:id="102" w:author="Stephanie Trefry" w:date="2026-04-06T16:24:00Z" w16du:dateUtc="2026-04-06T20:24:00Z">
              <w:tcPr>
                <w:tcW w:w="2088" w:type="dxa"/>
                <w:tcBorders>
                  <w:top w:val="single" w:sz="12" w:space="0" w:color="000000"/>
                </w:tcBorders>
              </w:tcPr>
            </w:tcPrChange>
          </w:tcPr>
          <w:p w14:paraId="547477DB" w14:textId="1181031E" w:rsidR="00554C95" w:rsidRPr="00CD2EB6" w:rsidRDefault="00917083" w:rsidP="00AD16C5">
            <w:pPr>
              <w:rPr>
                <w:rFonts w:cstheme="minorHAnsi"/>
              </w:rPr>
            </w:pPr>
            <w:ins w:id="103" w:author="Stephanie Trefry" w:date="2026-04-06T16:30:00Z" w16du:dateUtc="2026-04-06T20:30:00Z">
              <w:r w:rsidRPr="00917083">
                <w:rPr>
                  <w:rFonts w:cstheme="minorHAnsi"/>
                </w:rPr>
                <w:t>www.cytena.com</w:t>
              </w:r>
            </w:ins>
            <w:r>
              <w:t>https://www.cytena.com/products/cellcyte-x/</w:t>
            </w:r>
          </w:p>
        </w:tc>
      </w:tr>
      <w:tr w:rsidR="00554C95" w:rsidRPr="00A30292" w14:paraId="17BC0C07" w14:textId="77777777" w:rsidTr="00917083">
        <w:trPr>
          <w:cantSplit/>
          <w:trHeight w:val="259"/>
          <w:trPrChange w:id="104" w:author="Stephanie Trefry" w:date="2026-04-06T16:24:00Z" w16du:dateUtc="2026-04-06T20:24:00Z">
            <w:trPr>
              <w:cantSplit/>
              <w:trHeight w:val="259"/>
            </w:trPr>
          </w:trPrChange>
        </w:trPr>
        <w:tc>
          <w:tcPr>
            <w:tcW w:w="5238" w:type="dxa"/>
            <w:tcPrChange w:id="105" w:author="Stephanie Trefry" w:date="2026-04-06T16:24:00Z" w16du:dateUtc="2026-04-06T20:24:00Z">
              <w:tcPr>
                <w:tcW w:w="5238" w:type="dxa"/>
              </w:tcPr>
            </w:tcPrChange>
          </w:tcPr>
          <w:p w14:paraId="555934A0" w14:textId="0877C600" w:rsidR="00554C95" w:rsidRPr="00CD2EB6" w:rsidRDefault="00917083" w:rsidP="00AD16C5">
            <w:pPr>
              <w:rPr>
                <w:rFonts w:cstheme="minorHAnsi"/>
              </w:rPr>
            </w:pPr>
            <w:ins w:id="106" w:author="Stephanie Trefry" w:date="2026-04-06T16:25:00Z" w16du:dateUtc="2026-04-06T20:25:00Z">
              <w:r>
                <w:rPr>
                  <w:rFonts w:cstheme="minorHAnsi"/>
                </w:rPr>
                <w:t>GraphPad Prism</w:t>
              </w:r>
            </w:ins>
            <w:ins w:id="107" w:author="Stephanie Trefry" w:date="2026-04-06T16:29:00Z" w16du:dateUtc="2026-04-06T20:29:00Z">
              <w:r>
                <w:rPr>
                  <w:rFonts w:cstheme="minorHAnsi"/>
                </w:rPr>
                <w:t xml:space="preserve"> v11.0.0</w:t>
              </w:r>
            </w:ins>
            <w:r>
              <w:t>GraphPad Prism v11.0.0</w:t>
            </w:r>
          </w:p>
        </w:tc>
        <w:tc>
          <w:tcPr>
            <w:tcW w:w="2250" w:type="dxa"/>
            <w:tcPrChange w:id="108" w:author="Stephanie Trefry" w:date="2026-04-06T16:24:00Z" w16du:dateUtc="2026-04-06T20:24:00Z">
              <w:tcPr>
                <w:tcW w:w="2250" w:type="dxa"/>
              </w:tcPr>
            </w:tcPrChange>
          </w:tcPr>
          <w:p w14:paraId="5A44B304" w14:textId="5C2206A2" w:rsidR="00554C95" w:rsidRPr="00CD2EB6" w:rsidRDefault="00917083" w:rsidP="00AD16C5">
            <w:pPr>
              <w:rPr>
                <w:rFonts w:cstheme="minorHAnsi"/>
              </w:rPr>
            </w:pPr>
            <w:ins w:id="109" w:author="Stephanie Trefry" w:date="2026-04-06T16:25:00Z" w16du:dateUtc="2026-04-06T20:25:00Z">
              <w:r w:rsidRPr="00917083">
                <w:rPr>
                  <w:rFonts w:cstheme="minorHAnsi"/>
                </w:rPr>
                <w:t>GraphPad Software</w:t>
              </w:r>
            </w:ins>
            <w:r>
              <w:t>GraphPad Software</w:t>
            </w:r>
          </w:p>
        </w:tc>
        <w:tc>
          <w:tcPr>
            <w:tcW w:w="2088" w:type="dxa"/>
            <w:tcPrChange w:id="110" w:author="Stephanie Trefry" w:date="2026-04-06T16:24:00Z" w16du:dateUtc="2026-04-06T20:24:00Z">
              <w:tcPr>
                <w:tcW w:w="2088" w:type="dxa"/>
              </w:tcPr>
            </w:tcPrChange>
          </w:tcPr>
          <w:p w14:paraId="189498F1" w14:textId="3998C394" w:rsidR="00554C95" w:rsidRPr="00CD2EB6" w:rsidRDefault="00917083">
            <w:pPr>
              <w:jc w:val="center"/>
              <w:rPr>
                <w:rFonts w:cstheme="minorHAnsi"/>
              </w:rPr>
              <w:pPrChange w:id="111" w:author="Stephanie Trefry" w:date="2026-04-06T16:26:00Z" w16du:dateUtc="2026-04-06T20:26:00Z">
                <w:pPr/>
              </w:pPrChange>
            </w:pPr>
            <w:ins w:id="112" w:author="Stephanie Trefry" w:date="2026-04-06T16:26:00Z" w16du:dateUtc="2026-04-06T20:26:00Z">
              <w:r w:rsidRPr="00917083">
                <w:rPr>
                  <w:rFonts w:cstheme="minorHAnsi"/>
                </w:rPr>
                <w:t>www.graphpad.com</w:t>
              </w:r>
            </w:ins>
            <w:r>
              <w:t>https://www.graphpad.com</w:t>
            </w:r>
          </w:p>
        </w:tc>
      </w:tr>
      <w:tr w:rsidR="00554C95" w:rsidRPr="00A30292" w14:paraId="7DFB252B" w14:textId="77777777" w:rsidTr="00917083">
        <w:trPr>
          <w:cantSplit/>
          <w:trHeight w:val="259"/>
          <w:trPrChange w:id="113" w:author="Stephanie Trefry" w:date="2026-04-06T16:24:00Z" w16du:dateUtc="2026-04-06T20:24:00Z">
            <w:trPr>
              <w:cantSplit/>
              <w:trHeight w:val="259"/>
            </w:trPr>
          </w:trPrChange>
        </w:trPr>
        <w:tc>
          <w:tcPr>
            <w:tcW w:w="5238" w:type="dxa"/>
            <w:tcPrChange w:id="114" w:author="Stephanie Trefry" w:date="2026-04-06T16:24:00Z" w16du:dateUtc="2026-04-06T20:24:00Z">
              <w:tcPr>
                <w:tcW w:w="5238" w:type="dxa"/>
              </w:tcPr>
            </w:tcPrChange>
          </w:tcPr>
          <w:p w14:paraId="24261E0B" w14:textId="77777777" w:rsidR="00554C95" w:rsidRPr="00CD2EB6" w:rsidRDefault="00554C95" w:rsidP="00AD16C5">
            <w:pPr>
              <w:rPr>
                <w:rFonts w:cstheme="minorHAnsi"/>
              </w:rPr>
            </w:pPr>
            <w:r>
              <w:t>Python (v3.10)</w:t>
            </w:r>
          </w:p>
        </w:tc>
        <w:tc>
          <w:tcPr>
            <w:tcW w:w="2250" w:type="dxa"/>
            <w:tcPrChange w:id="115" w:author="Stephanie Trefry" w:date="2026-04-06T16:24:00Z" w16du:dateUtc="2026-04-06T20:24:00Z">
              <w:tcPr>
                <w:tcW w:w="2250" w:type="dxa"/>
              </w:tcPr>
            </w:tcPrChange>
          </w:tcPr>
          <w:p w14:paraId="655B59FF" w14:textId="77777777" w:rsidR="00554C95" w:rsidRPr="00CD2EB6" w:rsidRDefault="00554C95" w:rsidP="00AD16C5">
            <w:pPr>
              <w:rPr>
                <w:rFonts w:cstheme="minorHAnsi"/>
              </w:rPr>
            </w:pPr>
            <w:r>
              <w:t>Python Software Foundation</w:t>
            </w:r>
          </w:p>
        </w:tc>
        <w:tc>
          <w:tcPr>
            <w:tcW w:w="2088" w:type="dxa"/>
            <w:tcPrChange w:id="116" w:author="Stephanie Trefry" w:date="2026-04-06T16:24:00Z" w16du:dateUtc="2026-04-06T20:24:00Z">
              <w:tcPr>
                <w:tcW w:w="2088" w:type="dxa"/>
              </w:tcPr>
            </w:tcPrChange>
          </w:tcPr>
          <w:p w14:paraId="7C9868D8" w14:textId="77777777" w:rsidR="00554C95" w:rsidRPr="00CD2EB6" w:rsidRDefault="00554C95" w:rsidP="00AD16C5">
            <w:pPr>
              <w:rPr>
                <w:rFonts w:cstheme="minorHAnsi"/>
              </w:rPr>
            </w:pPr>
            <w:r>
              <w:t>https://www.python.org</w:t>
            </w:r>
          </w:p>
        </w:tc>
      </w:tr>
      <w:tr w:rsidR="00554C95" w:rsidRPr="00A30292" w14:paraId="3F6FFBD5" w14:textId="77777777" w:rsidTr="00917083">
        <w:trPr>
          <w:cantSplit/>
          <w:trHeight w:val="259"/>
          <w:trPrChange w:id="117" w:author="Stephanie Trefry" w:date="2026-04-06T16:24:00Z" w16du:dateUtc="2026-04-06T20:24:00Z">
            <w:trPr>
              <w:cantSplit/>
              <w:trHeight w:val="259"/>
            </w:trPr>
          </w:trPrChange>
        </w:trPr>
        <w:tc>
          <w:tcPr>
            <w:tcW w:w="5238" w:type="dxa"/>
            <w:tcBorders>
              <w:bottom w:val="single" w:sz="2" w:space="0" w:color="000000"/>
            </w:tcBorders>
            <w:tcPrChange w:id="118" w:author="Stephanie Trefry" w:date="2026-04-06T16:24:00Z" w16du:dateUtc="2026-04-06T20:24:00Z">
              <w:tcPr>
                <w:tcW w:w="5238" w:type="dxa"/>
                <w:tcBorders>
                  <w:bottom w:val="single" w:sz="2" w:space="0" w:color="000000"/>
                </w:tcBorders>
              </w:tcPr>
            </w:tcPrChange>
          </w:tcPr>
          <w:p w14:paraId="26CDE8D2" w14:textId="77777777" w:rsidR="00554C95" w:rsidRPr="00CD2EB6" w:rsidRDefault="00554C95" w:rsidP="00AD16C5">
            <w:pPr>
              <w:rPr>
                <w:rFonts w:cstheme="minorHAnsi"/>
              </w:rPr>
            </w:pPr>
            <w:r>
              <w:t>PyTorch (v2.0)</w:t>
            </w:r>
          </w:p>
        </w:tc>
        <w:tc>
          <w:tcPr>
            <w:tcW w:w="2250" w:type="dxa"/>
            <w:tcBorders>
              <w:bottom w:val="single" w:sz="2" w:space="0" w:color="000000"/>
            </w:tcBorders>
            <w:tcPrChange w:id="119" w:author="Stephanie Trefry" w:date="2026-04-06T16:24:00Z" w16du:dateUtc="2026-04-06T20:24:00Z">
              <w:tcPr>
                <w:tcW w:w="2250" w:type="dxa"/>
                <w:tcBorders>
                  <w:bottom w:val="single" w:sz="2" w:space="0" w:color="000000"/>
                </w:tcBorders>
              </w:tcPr>
            </w:tcPrChange>
          </w:tcPr>
          <w:p w14:paraId="4469800E" w14:textId="77777777" w:rsidR="00554C95" w:rsidRPr="00CD2EB6" w:rsidRDefault="00554C95" w:rsidP="00AD16C5">
            <w:pPr>
              <w:rPr>
                <w:rFonts w:cstheme="minorHAnsi"/>
              </w:rPr>
            </w:pPr>
            <w:r>
              <w:t>PyTorch</w:t>
            </w:r>
          </w:p>
        </w:tc>
        <w:tc>
          <w:tcPr>
            <w:tcW w:w="2088" w:type="dxa"/>
            <w:tcBorders>
              <w:bottom w:val="single" w:sz="2" w:space="0" w:color="000000"/>
            </w:tcBorders>
            <w:tcPrChange w:id="120" w:author="Stephanie Trefry" w:date="2026-04-06T16:24:00Z" w16du:dateUtc="2026-04-06T20:24:00Z">
              <w:tcPr>
                <w:tcW w:w="2088" w:type="dxa"/>
                <w:tcBorders>
                  <w:bottom w:val="single" w:sz="2" w:space="0" w:color="000000"/>
                </w:tcBorders>
              </w:tcPr>
            </w:tcPrChange>
          </w:tcPr>
          <w:p w14:paraId="1E6262AB" w14:textId="77777777" w:rsidR="00554C95" w:rsidRPr="00CD2EB6" w:rsidRDefault="00554C95" w:rsidP="00AD16C5">
            <w:pPr>
              <w:rPr>
                <w:rFonts w:cstheme="minorHAnsi"/>
              </w:rPr>
            </w:pPr>
            <w:r>
              <w:t>https://pytorch.org</w:t>
            </w:r>
          </w:p>
        </w:tc>
      </w:tr>
      <w:tr w:rsidR="00554C95" w:rsidRPr="00A30292" w14:paraId="364DAFB8" w14:textId="77777777" w:rsidTr="00917083">
        <w:trPr>
          <w:cantSplit/>
          <w:trHeight w:val="259"/>
          <w:trPrChange w:id="121" w:author="Stephanie Trefry" w:date="2026-04-06T16:24:00Z" w16du:dateUtc="2026-04-06T20:24:00Z">
            <w:trPr>
              <w:cantSplit/>
              <w:trHeight w:val="259"/>
            </w:trPr>
          </w:trPrChange>
        </w:trPr>
        <w:tc>
          <w:tcPr>
            <w:tcW w:w="5238" w:type="dxa"/>
            <w:tcBorders>
              <w:bottom w:val="single" w:sz="12" w:space="0" w:color="000000"/>
            </w:tcBorders>
            <w:tcPrChange w:id="122" w:author="Stephanie Trefry" w:date="2026-04-06T16:24:00Z" w16du:dateUtc="2026-04-06T20:24:00Z">
              <w:tcPr>
                <w:tcW w:w="5238" w:type="dxa"/>
                <w:tcBorders>
                  <w:bottom w:val="single" w:sz="12" w:space="0" w:color="000000"/>
                </w:tcBorders>
              </w:tcPr>
            </w:tcPrChange>
          </w:tcPr>
          <w:p w14:paraId="461CFFAF" w14:textId="77777777" w:rsidR="00554C95" w:rsidRPr="00CD2EB6" w:rsidRDefault="00554C95" w:rsidP="00AD16C5">
            <w:pPr>
              <w:rPr>
                <w:rFonts w:cstheme="minorHAnsi"/>
              </w:rPr>
            </w:pPr>
            <w:r>
              <w:t>torchvision (ResNet50 with ImageNet pretrained weights)</w:t>
            </w:r>
          </w:p>
        </w:tc>
        <w:tc>
          <w:tcPr>
            <w:tcW w:w="2250" w:type="dxa"/>
            <w:tcBorders>
              <w:bottom w:val="single" w:sz="12" w:space="0" w:color="000000"/>
            </w:tcBorders>
            <w:tcPrChange w:id="123" w:author="Stephanie Trefry" w:date="2026-04-06T16:24:00Z" w16du:dateUtc="2026-04-06T20:24:00Z">
              <w:tcPr>
                <w:tcW w:w="2250" w:type="dxa"/>
                <w:tcBorders>
                  <w:bottom w:val="single" w:sz="12" w:space="0" w:color="000000"/>
                </w:tcBorders>
              </w:tcPr>
            </w:tcPrChange>
          </w:tcPr>
          <w:p w14:paraId="6189A63A" w14:textId="77777777" w:rsidR="00554C95" w:rsidRPr="00CD2EB6" w:rsidRDefault="00554C95" w:rsidP="00AD16C5">
            <w:pPr>
              <w:rPr>
                <w:rFonts w:cstheme="minorHAnsi"/>
              </w:rPr>
            </w:pPr>
            <w:r>
              <w:t>PyTorch</w:t>
            </w:r>
          </w:p>
        </w:tc>
        <w:tc>
          <w:tcPr>
            <w:tcW w:w="2088" w:type="dxa"/>
            <w:tcBorders>
              <w:bottom w:val="single" w:sz="12" w:space="0" w:color="000000"/>
            </w:tcBorders>
            <w:tcPrChange w:id="124" w:author="Stephanie Trefry" w:date="2026-04-06T16:24:00Z" w16du:dateUtc="2026-04-06T20:24:00Z">
              <w:tcPr>
                <w:tcW w:w="2088" w:type="dxa"/>
                <w:tcBorders>
                  <w:bottom w:val="single" w:sz="12" w:space="0" w:color="000000"/>
                </w:tcBorders>
              </w:tcPr>
            </w:tcPrChange>
          </w:tcPr>
          <w:p w14:paraId="78BAEE1C" w14:textId="77777777" w:rsidR="00554C95" w:rsidRPr="00CD2EB6" w:rsidRDefault="00554C95" w:rsidP="00AD16C5">
            <w:pPr>
              <w:rPr>
                <w:rFonts w:cstheme="minorHAnsi"/>
              </w:rPr>
            </w:pPr>
            <w:r>
              <w:t>https://pytorch.org/vision</w:t>
            </w:r>
          </w:p>
        </w:tc>
      </w:tr>
      <w:tr w:rsidR="00554C95" w:rsidRPr="00A30292" w14:paraId="781D07DA" w14:textId="77777777" w:rsidTr="00917083">
        <w:trPr>
          <w:cantSplit/>
          <w:trHeight w:val="259"/>
          <w:trPrChange w:id="125" w:author="Stephanie Trefry" w:date="2026-04-06T16:24:00Z" w16du:dateUtc="2026-04-06T20:24:00Z">
            <w:trPr>
              <w:cantSplit/>
              <w:trHeight w:val="259"/>
            </w:trPr>
          </w:trPrChange>
        </w:trPr>
        <w:tc>
          <w:tcPr>
            <w:tcW w:w="5238" w:type="dxa"/>
            <w:tcBorders>
              <w:bottom w:val="single" w:sz="12" w:space="0" w:color="000000"/>
            </w:tcBorders>
            <w:tcPrChange w:id="126" w:author="Stephanie Trefry" w:date="2026-04-06T16:24:00Z" w16du:dateUtc="2026-04-06T20:24:00Z">
              <w:tcPr>
                <w:tcW w:w="5238" w:type="dxa"/>
                <w:tcBorders>
                  <w:bottom w:val="single" w:sz="12" w:space="0" w:color="000000"/>
                </w:tcBorders>
              </w:tcPr>
            </w:tcPrChange>
          </w:tcPr>
          <w:p w14:paraId="4BE8601B" w14:textId="77777777" w:rsidR="00554C95" w:rsidRPr="00CD2EB6" w:rsidRDefault="00554C95" w:rsidP="00AD16C5">
            <w:pPr>
              <w:rPr>
                <w:rFonts w:cstheme="minorHAnsi"/>
              </w:rPr>
            </w:pPr>
            <w:r>
              <w:lastRenderedPageBreak/>
              <w:t>ResNet50 architecture</w:t>
            </w:r>
          </w:p>
        </w:tc>
        <w:tc>
          <w:tcPr>
            <w:tcW w:w="2250" w:type="dxa"/>
            <w:tcBorders>
              <w:bottom w:val="single" w:sz="12" w:space="0" w:color="000000"/>
            </w:tcBorders>
            <w:tcPrChange w:id="127" w:author="Stephanie Trefry" w:date="2026-04-06T16:24:00Z" w16du:dateUtc="2026-04-06T20:24:00Z">
              <w:tcPr>
                <w:tcW w:w="2250" w:type="dxa"/>
                <w:tcBorders>
                  <w:bottom w:val="single" w:sz="12" w:space="0" w:color="000000"/>
                </w:tcBorders>
              </w:tcPr>
            </w:tcPrChange>
          </w:tcPr>
          <w:p w14:paraId="2CBBCE1E" w14:textId="77777777" w:rsidR="00554C95" w:rsidRPr="00CD2EB6" w:rsidRDefault="00554C95" w:rsidP="00AD16C5">
            <w:pPr>
              <w:rPr>
                <w:rFonts w:cstheme="minorHAnsi"/>
              </w:rPr>
            </w:pPr>
            <w:r>
              <w:t>He et al.19</w:t>
            </w:r>
          </w:p>
        </w:tc>
        <w:tc>
          <w:tcPr>
            <w:tcW w:w="2088" w:type="dxa"/>
            <w:tcBorders>
              <w:bottom w:val="single" w:sz="12" w:space="0" w:color="000000"/>
            </w:tcBorders>
            <w:tcPrChange w:id="128" w:author="Stephanie Trefry" w:date="2026-04-06T16:24:00Z" w16du:dateUtc="2026-04-06T20:24:00Z">
              <w:tcPr>
                <w:tcW w:w="2088" w:type="dxa"/>
                <w:tcBorders>
                  <w:bottom w:val="single" w:sz="12" w:space="0" w:color="000000"/>
                </w:tcBorders>
              </w:tcPr>
            </w:tcPrChange>
          </w:tcPr>
          <w:p w14:paraId="3BDF145D" w14:textId="77777777" w:rsidR="00554C95" w:rsidRPr="00CD2EB6" w:rsidRDefault="00554C95" w:rsidP="00AD16C5">
            <w:pPr>
              <w:rPr>
                <w:rFonts w:cstheme="minorHAnsi"/>
              </w:rPr>
            </w:pPr>
            <w:r>
              <w:t>https://pytorch.org/vision/stable/models/resnet.html</w:t>
            </w:r>
          </w:p>
        </w:tc>
      </w:tr>
      <w:tr w:rsidR="00554C95" w:rsidRPr="00A30292" w14:paraId="546D70CD" w14:textId="77777777" w:rsidTr="00917083">
        <w:trPr>
          <w:cantSplit/>
          <w:trHeight w:val="259"/>
          <w:trPrChange w:id="129" w:author="Stephanie Trefry" w:date="2026-04-06T16:24:00Z" w16du:dateUtc="2026-04-06T20:24:00Z">
            <w:trPr>
              <w:cantSplit/>
              <w:trHeight w:val="259"/>
            </w:trPr>
          </w:trPrChange>
        </w:trPr>
        <w:tc>
          <w:tcPr>
            <w:tcW w:w="5238" w:type="dxa"/>
            <w:tcBorders>
              <w:bottom w:val="single" w:sz="12" w:space="0" w:color="000000"/>
            </w:tcBorders>
            <w:tcPrChange w:id="130" w:author="Stephanie Trefry" w:date="2026-04-06T16:24:00Z" w16du:dateUtc="2026-04-06T20:24:00Z">
              <w:tcPr>
                <w:tcW w:w="5238" w:type="dxa"/>
                <w:tcBorders>
                  <w:bottom w:val="single" w:sz="12" w:space="0" w:color="000000"/>
                </w:tcBorders>
              </w:tcPr>
            </w:tcPrChange>
          </w:tcPr>
          <w:p w14:paraId="0CC32EC2" w14:textId="77777777" w:rsidR="00554C95" w:rsidRPr="00CD2EB6" w:rsidRDefault="00554C95" w:rsidP="00AD16C5">
            <w:pPr>
              <w:rPr>
                <w:rFonts w:cstheme="minorHAnsi"/>
              </w:rPr>
            </w:pPr>
            <w:r>
              <w:t>scikit-learn</w:t>
            </w:r>
          </w:p>
        </w:tc>
        <w:tc>
          <w:tcPr>
            <w:tcW w:w="2250" w:type="dxa"/>
            <w:tcBorders>
              <w:bottom w:val="single" w:sz="12" w:space="0" w:color="000000"/>
            </w:tcBorders>
            <w:tcPrChange w:id="131" w:author="Stephanie Trefry" w:date="2026-04-06T16:24:00Z" w16du:dateUtc="2026-04-06T20:24:00Z">
              <w:tcPr>
                <w:tcW w:w="2250" w:type="dxa"/>
                <w:tcBorders>
                  <w:bottom w:val="single" w:sz="12" w:space="0" w:color="000000"/>
                </w:tcBorders>
              </w:tcPr>
            </w:tcPrChange>
          </w:tcPr>
          <w:p w14:paraId="36E585FE" w14:textId="77777777" w:rsidR="00554C95" w:rsidRPr="00CD2EB6" w:rsidRDefault="00554C95" w:rsidP="00AD16C5">
            <w:pPr>
              <w:rPr>
                <w:rFonts w:cstheme="minorHAnsi"/>
              </w:rPr>
            </w:pPr>
            <w:r>
              <w:t>Pedregosa et al.</w:t>
            </w:r>
          </w:p>
        </w:tc>
        <w:tc>
          <w:tcPr>
            <w:tcW w:w="2088" w:type="dxa"/>
            <w:tcBorders>
              <w:bottom w:val="single" w:sz="12" w:space="0" w:color="000000"/>
            </w:tcBorders>
            <w:tcPrChange w:id="132" w:author="Stephanie Trefry" w:date="2026-04-06T16:24:00Z" w16du:dateUtc="2026-04-06T20:24:00Z">
              <w:tcPr>
                <w:tcW w:w="2088" w:type="dxa"/>
                <w:tcBorders>
                  <w:bottom w:val="single" w:sz="12" w:space="0" w:color="000000"/>
                </w:tcBorders>
              </w:tcPr>
            </w:tcPrChange>
          </w:tcPr>
          <w:p w14:paraId="1E523FFC" w14:textId="77777777" w:rsidR="00554C95" w:rsidRPr="00CD2EB6" w:rsidRDefault="00554C95" w:rsidP="00AD16C5">
            <w:pPr>
              <w:rPr>
                <w:rFonts w:cstheme="minorHAnsi"/>
              </w:rPr>
            </w:pPr>
            <w:r>
              <w:t>https://scikit-learn.org</w:t>
            </w:r>
          </w:p>
        </w:tc>
      </w:tr>
      <w:tr w:rsidR="00554C95" w:rsidRPr="00A30292" w14:paraId="3F92F7C5" w14:textId="77777777" w:rsidTr="00917083">
        <w:trPr>
          <w:cantSplit/>
          <w:trHeight w:val="259"/>
          <w:trPrChange w:id="133" w:author="Stephanie Trefry" w:date="2026-04-06T16:24:00Z" w16du:dateUtc="2026-04-06T20:24:00Z">
            <w:trPr>
              <w:cantSplit/>
              <w:trHeight w:val="259"/>
            </w:trPr>
          </w:trPrChange>
        </w:trPr>
        <w:tc>
          <w:tcPr>
            <w:tcW w:w="5238" w:type="dxa"/>
            <w:tcBorders>
              <w:bottom w:val="single" w:sz="12" w:space="0" w:color="000000"/>
            </w:tcBorders>
            <w:tcPrChange w:id="134" w:author="Stephanie Trefry" w:date="2026-04-06T16:24:00Z" w16du:dateUtc="2026-04-06T20:24:00Z">
              <w:tcPr>
                <w:tcW w:w="5238" w:type="dxa"/>
                <w:tcBorders>
                  <w:bottom w:val="single" w:sz="12" w:space="0" w:color="000000"/>
                </w:tcBorders>
              </w:tcPr>
            </w:tcPrChange>
          </w:tcPr>
          <w:p w14:paraId="058D428A" w14:textId="77777777" w:rsidR="00554C95" w:rsidRPr="00CD2EB6" w:rsidRDefault="00554C95" w:rsidP="00AD16C5">
            <w:pPr>
              <w:rPr>
                <w:rFonts w:cstheme="minorHAnsi"/>
              </w:rPr>
            </w:pPr>
            <w:r>
              <w:t>t-SNE (visualization)</w:t>
            </w:r>
          </w:p>
        </w:tc>
        <w:tc>
          <w:tcPr>
            <w:tcW w:w="2250" w:type="dxa"/>
            <w:tcBorders>
              <w:bottom w:val="single" w:sz="12" w:space="0" w:color="000000"/>
            </w:tcBorders>
            <w:tcPrChange w:id="135" w:author="Stephanie Trefry" w:date="2026-04-06T16:24:00Z" w16du:dateUtc="2026-04-06T20:24:00Z">
              <w:tcPr>
                <w:tcW w:w="2250" w:type="dxa"/>
                <w:tcBorders>
                  <w:bottom w:val="single" w:sz="12" w:space="0" w:color="000000"/>
                </w:tcBorders>
              </w:tcPr>
            </w:tcPrChange>
          </w:tcPr>
          <w:p w14:paraId="173E6859" w14:textId="77777777" w:rsidR="00554C95" w:rsidRPr="00CD2EB6" w:rsidRDefault="00554C95" w:rsidP="00AD16C5">
            <w:pPr>
              <w:rPr>
                <w:rFonts w:cstheme="minorHAnsi"/>
              </w:rPr>
            </w:pPr>
            <w:r>
              <w:t>van der Maaten and Hinton20</w:t>
            </w:r>
          </w:p>
        </w:tc>
        <w:tc>
          <w:tcPr>
            <w:tcW w:w="2088" w:type="dxa"/>
            <w:tcBorders>
              <w:bottom w:val="single" w:sz="12" w:space="0" w:color="000000"/>
            </w:tcBorders>
            <w:tcPrChange w:id="136" w:author="Stephanie Trefry" w:date="2026-04-06T16:24:00Z" w16du:dateUtc="2026-04-06T20:24:00Z">
              <w:tcPr>
                <w:tcW w:w="2088" w:type="dxa"/>
                <w:tcBorders>
                  <w:bottom w:val="single" w:sz="12" w:space="0" w:color="000000"/>
                </w:tcBorders>
              </w:tcPr>
            </w:tcPrChange>
          </w:tcPr>
          <w:p w14:paraId="5035EB5C" w14:textId="77777777" w:rsidR="00554C95" w:rsidRPr="00CD2EB6" w:rsidRDefault="00554C95" w:rsidP="00AD16C5">
            <w:pPr>
              <w:rPr>
                <w:rFonts w:cstheme="minorHAnsi"/>
              </w:rPr>
            </w:pPr>
            <w:r>
              <w:t>https://scikit-learn.org/stable/modules/generated/sklearn.manifold.TSNE.html</w:t>
            </w:r>
          </w:p>
        </w:tc>
      </w:tr>
      <w:tr w:rsidR="00554C95" w:rsidRPr="00A30292" w14:paraId="3F2C54BD" w14:textId="77777777" w:rsidTr="00917083">
        <w:trPr>
          <w:cantSplit/>
          <w:trHeight w:val="259"/>
          <w:trPrChange w:id="137" w:author="Stephanie Trefry" w:date="2026-04-06T16:24:00Z" w16du:dateUtc="2026-04-06T20:24:00Z">
            <w:trPr>
              <w:cantSplit/>
              <w:trHeight w:val="259"/>
            </w:trPr>
          </w:trPrChange>
        </w:trPr>
        <w:tc>
          <w:tcPr>
            <w:tcW w:w="5238" w:type="dxa"/>
            <w:tcBorders>
              <w:bottom w:val="single" w:sz="12" w:space="0" w:color="000000"/>
            </w:tcBorders>
            <w:tcPrChange w:id="138" w:author="Stephanie Trefry" w:date="2026-04-06T16:24:00Z" w16du:dateUtc="2026-04-06T20:24:00Z">
              <w:tcPr>
                <w:tcW w:w="5238" w:type="dxa"/>
                <w:tcBorders>
                  <w:bottom w:val="single" w:sz="12" w:space="0" w:color="000000"/>
                </w:tcBorders>
              </w:tcPr>
            </w:tcPrChange>
          </w:tcPr>
          <w:p w14:paraId="0438281F" w14:textId="77777777" w:rsidR="00554C95" w:rsidRPr="00CD2EB6" w:rsidRDefault="00554C95" w:rsidP="00AD16C5">
            <w:pPr>
              <w:rPr>
                <w:rFonts w:cstheme="minorHAnsi"/>
              </w:rPr>
            </w:pPr>
            <w:r>
              <w:t>cell_tempo analysis pipeline</w:t>
            </w:r>
          </w:p>
        </w:tc>
        <w:tc>
          <w:tcPr>
            <w:tcW w:w="2250" w:type="dxa"/>
            <w:tcBorders>
              <w:bottom w:val="single" w:sz="12" w:space="0" w:color="000000"/>
            </w:tcBorders>
            <w:tcPrChange w:id="139" w:author="Stephanie Trefry" w:date="2026-04-06T16:24:00Z" w16du:dateUtc="2026-04-06T20:24:00Z">
              <w:tcPr>
                <w:tcW w:w="2250" w:type="dxa"/>
                <w:tcBorders>
                  <w:bottom w:val="single" w:sz="12" w:space="0" w:color="000000"/>
                </w:tcBorders>
              </w:tcPr>
            </w:tcPrChange>
          </w:tcPr>
          <w:p w14:paraId="7967E1C9" w14:textId="77777777" w:rsidR="00554C95" w:rsidRPr="00CD2EB6" w:rsidRDefault="00554C95" w:rsidP="00AD16C5">
            <w:pPr>
              <w:rPr>
                <w:rFonts w:cstheme="minorHAnsi"/>
              </w:rPr>
            </w:pPr>
            <w:r>
              <w:t>This paper</w:t>
            </w:r>
          </w:p>
        </w:tc>
        <w:tc>
          <w:tcPr>
            <w:tcW w:w="2088" w:type="dxa"/>
            <w:tcBorders>
              <w:bottom w:val="single" w:sz="12" w:space="0" w:color="000000"/>
            </w:tcBorders>
            <w:tcPrChange w:id="140" w:author="Stephanie Trefry" w:date="2026-04-06T16:24:00Z" w16du:dateUtc="2026-04-06T20:24:00Z">
              <w:tcPr>
                <w:tcW w:w="2088" w:type="dxa"/>
                <w:tcBorders>
                  <w:bottom w:val="single" w:sz="12" w:space="0" w:color="000000"/>
                </w:tcBorders>
              </w:tcPr>
            </w:tcPrChange>
          </w:tcPr>
          <w:p w14:paraId="214DC286" w14:textId="77777777" w:rsidR="00554C95" w:rsidRPr="00CD2EB6" w:rsidRDefault="00554C95" w:rsidP="00AD16C5">
            <w:pPr>
              <w:rPr>
                <w:rFonts w:cstheme="minorHAnsi"/>
              </w:rPr>
            </w:pPr>
            <w:r>
              <w:t>https://github.com/CAIR-LAB-WFUSM/cell_tempo</w:t>
            </w:r>
          </w:p>
        </w:tc>
      </w:tr>
      <w:tr w:rsidR="00FF0005" w:rsidRPr="00FF0005" w14:paraId="04B40969" w14:textId="77777777" w:rsidTr="00917083">
        <w:trPr>
          <w:cantSplit/>
          <w:trHeight w:val="259"/>
          <w:trPrChange w:id="141"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142" w:author="Stephanie Trefry" w:date="2026-04-06T16:24:00Z" w16du:dateUtc="2026-04-06T20:24:00Z">
              <w:tcPr>
                <w:tcW w:w="9576" w:type="dxa"/>
                <w:gridSpan w:val="3"/>
                <w:tcBorders>
                  <w:top w:val="single" w:sz="12" w:space="0" w:color="000000"/>
                  <w:bottom w:val="single" w:sz="12" w:space="0" w:color="000000"/>
                </w:tcBorders>
              </w:tcPr>
            </w:tcPrChange>
          </w:tcPr>
          <w:p w14:paraId="5D5AEFF2" w14:textId="77777777" w:rsidR="00554C95" w:rsidRPr="00CD2EB6" w:rsidRDefault="00554C95" w:rsidP="00AD16C5">
            <w:pPr>
              <w:rPr>
                <w:rFonts w:cstheme="minorHAnsi"/>
                <w:color w:val="C00000"/>
              </w:rPr>
            </w:pPr>
            <w:r w:rsidRPr="00CD2EB6">
              <w:rPr>
                <w:rFonts w:cstheme="minorHAnsi"/>
                <w:color w:val="C00000"/>
              </w:rPr>
              <w:t>Other</w:t>
            </w:r>
          </w:p>
        </w:tc>
      </w:tr>
      <w:tr w:rsidR="00917083" w:rsidRPr="00A30292" w14:paraId="726E4BBC" w14:textId="77777777" w:rsidTr="00917083">
        <w:trPr>
          <w:cantSplit/>
          <w:trHeight w:val="259"/>
          <w:trPrChange w:id="143" w:author="Stephanie Trefry" w:date="2026-04-06T16:24:00Z" w16du:dateUtc="2026-04-06T20:24:00Z">
            <w:trPr>
              <w:cantSplit/>
              <w:trHeight w:val="259"/>
            </w:trPr>
          </w:trPrChange>
        </w:trPr>
        <w:tc>
          <w:tcPr>
            <w:tcW w:w="5238" w:type="dxa"/>
            <w:tcBorders>
              <w:top w:val="single" w:sz="12" w:space="0" w:color="000000"/>
            </w:tcBorders>
            <w:tcPrChange w:id="144" w:author="Stephanie Trefry" w:date="2026-04-06T16:24:00Z" w16du:dateUtc="2026-04-06T20:24:00Z">
              <w:tcPr>
                <w:tcW w:w="5238" w:type="dxa"/>
                <w:tcBorders>
                  <w:top w:val="single" w:sz="12" w:space="0" w:color="000000"/>
                </w:tcBorders>
              </w:tcPr>
            </w:tcPrChange>
          </w:tcPr>
          <w:p w14:paraId="09D9A33E" w14:textId="67B5E7E9" w:rsidR="00917083" w:rsidRPr="00CD2EB6" w:rsidRDefault="00917083" w:rsidP="00917083">
            <w:pPr>
              <w:rPr>
                <w:rFonts w:cstheme="minorHAnsi"/>
              </w:rPr>
            </w:pPr>
            <w:ins w:id="145" w:author="Stephanie Trefry" w:date="2026-04-06T16:24:00Z" w16du:dateUtc="2026-04-06T20:24:00Z">
              <w:r w:rsidRPr="00917083">
                <w:rPr>
                  <w:rFonts w:cstheme="minorHAnsi"/>
                </w:rPr>
                <w:t>Dulbecco's phosphate-buffered saline (DPBS)</w:t>
              </w:r>
            </w:ins>
            <w:r>
              <w:t>CELLCYTE X live-cell imaging system (10x objective, Enhanced Contour mode)</w:t>
            </w:r>
          </w:p>
        </w:tc>
        <w:tc>
          <w:tcPr>
            <w:tcW w:w="2250" w:type="dxa"/>
            <w:tcBorders>
              <w:top w:val="single" w:sz="12" w:space="0" w:color="000000"/>
            </w:tcBorders>
            <w:tcPrChange w:id="146" w:author="Stephanie Trefry" w:date="2026-04-06T16:24:00Z" w16du:dateUtc="2026-04-06T20:24:00Z">
              <w:tcPr>
                <w:tcW w:w="2250" w:type="dxa"/>
                <w:tcBorders>
                  <w:top w:val="single" w:sz="12" w:space="0" w:color="000000"/>
                </w:tcBorders>
              </w:tcPr>
            </w:tcPrChange>
          </w:tcPr>
          <w:p w14:paraId="7D58276F" w14:textId="488EC3DD" w:rsidR="00917083" w:rsidRPr="00CD2EB6" w:rsidRDefault="00917083" w:rsidP="00917083">
            <w:pPr>
              <w:rPr>
                <w:rFonts w:cstheme="minorHAnsi"/>
              </w:rPr>
            </w:pPr>
            <w:ins w:id="147" w:author="Stephanie Trefry" w:date="2026-04-06T16:24:00Z" w16du:dateUtc="2026-04-06T20:24:00Z">
              <w:r>
                <w:rPr>
                  <w:rFonts w:cstheme="minorHAnsi"/>
                </w:rPr>
                <w:t>Corning</w:t>
              </w:r>
            </w:ins>
            <w:r>
              <w:t>CYTENA GmbH, Freiburg, Germany</w:t>
            </w:r>
          </w:p>
        </w:tc>
        <w:tc>
          <w:tcPr>
            <w:tcW w:w="2088" w:type="dxa"/>
            <w:tcBorders>
              <w:top w:val="single" w:sz="12" w:space="0" w:color="000000"/>
            </w:tcBorders>
            <w:tcPrChange w:id="148" w:author="Stephanie Trefry" w:date="2026-04-06T16:24:00Z" w16du:dateUtc="2026-04-06T20:24:00Z">
              <w:tcPr>
                <w:tcW w:w="2088" w:type="dxa"/>
                <w:tcBorders>
                  <w:top w:val="single" w:sz="12" w:space="0" w:color="000000"/>
                </w:tcBorders>
              </w:tcPr>
            </w:tcPrChange>
          </w:tcPr>
          <w:p w14:paraId="39EDCA15" w14:textId="27FCD68B" w:rsidR="00917083" w:rsidRPr="00CD2EB6" w:rsidRDefault="00917083" w:rsidP="00917083">
            <w:pPr>
              <w:rPr>
                <w:rFonts w:cstheme="minorHAnsi"/>
              </w:rPr>
            </w:pPr>
            <w:ins w:id="149" w:author="Stephanie Trefry" w:date="2026-04-06T16:24:00Z" w16du:dateUtc="2026-04-06T20:24:00Z">
              <w:r w:rsidRPr="00917083">
                <w:rPr>
                  <w:rFonts w:cstheme="minorHAnsi"/>
                </w:rPr>
                <w:t>21-030-CV</w:t>
              </w:r>
            </w:ins>
            <w:r>
              <w:t>CELLCYTE X Quick Start Guide; https://www.cytena.com/products/cellcyte-x/</w:t>
            </w:r>
          </w:p>
        </w:tc>
      </w:tr>
      <w:tr w:rsidR="00917083" w:rsidRPr="00A30292" w14:paraId="1E7530A9" w14:textId="77777777" w:rsidTr="00917083">
        <w:trPr>
          <w:cantSplit/>
          <w:trHeight w:val="259"/>
          <w:trPrChange w:id="150" w:author="Stephanie Trefry" w:date="2026-04-06T16:24:00Z" w16du:dateUtc="2026-04-06T20:24:00Z">
            <w:trPr>
              <w:cantSplit/>
              <w:trHeight w:val="259"/>
            </w:trPr>
          </w:trPrChange>
        </w:trPr>
        <w:tc>
          <w:tcPr>
            <w:tcW w:w="5238" w:type="dxa"/>
            <w:tcPrChange w:id="151" w:author="Stephanie Trefry" w:date="2026-04-06T16:24:00Z" w16du:dateUtc="2026-04-06T20:24:00Z">
              <w:tcPr>
                <w:tcW w:w="5238" w:type="dxa"/>
              </w:tcPr>
            </w:tcPrChange>
          </w:tcPr>
          <w:p w14:paraId="0C5C6FC6" w14:textId="29BF637F" w:rsidR="00917083" w:rsidRPr="00CD2EB6" w:rsidRDefault="00917083" w:rsidP="00917083">
            <w:pPr>
              <w:rPr>
                <w:rFonts w:cstheme="minorHAnsi"/>
              </w:rPr>
            </w:pPr>
            <w:ins w:id="152" w:author="Stephanie Trefry" w:date="2026-04-06T16:24:00Z" w16du:dateUtc="2026-04-06T20:24:00Z">
              <w:r w:rsidRPr="00917083">
                <w:rPr>
                  <w:rFonts w:cstheme="minorHAnsi"/>
                </w:rPr>
                <w:t>EGM®-2 Endothelial Cell Growth Medium-2 BulletKit®</w:t>
              </w:r>
            </w:ins>
            <w:r>
              <w:t>12-well tissue-culture plates (CELLSTAR)</w:t>
            </w:r>
          </w:p>
        </w:tc>
        <w:tc>
          <w:tcPr>
            <w:tcW w:w="2250" w:type="dxa"/>
            <w:tcPrChange w:id="153" w:author="Stephanie Trefry" w:date="2026-04-06T16:24:00Z" w16du:dateUtc="2026-04-06T20:24:00Z">
              <w:tcPr>
                <w:tcW w:w="2250" w:type="dxa"/>
              </w:tcPr>
            </w:tcPrChange>
          </w:tcPr>
          <w:p w14:paraId="5138B7CD" w14:textId="2E58C02D" w:rsidR="00917083" w:rsidRPr="00CD2EB6" w:rsidRDefault="00917083" w:rsidP="00917083">
            <w:pPr>
              <w:rPr>
                <w:rFonts w:cstheme="minorHAnsi"/>
              </w:rPr>
            </w:pPr>
            <w:ins w:id="154" w:author="Stephanie Trefry" w:date="2026-04-06T16:24:00Z" w16du:dateUtc="2026-04-06T20:24:00Z">
              <w:r>
                <w:rPr>
                  <w:rFonts w:cstheme="minorHAnsi"/>
                </w:rPr>
                <w:t>Lonza</w:t>
              </w:r>
            </w:ins>
            <w:r>
              <w:t>Greiner Bio-One</w:t>
            </w:r>
          </w:p>
        </w:tc>
        <w:tc>
          <w:tcPr>
            <w:tcW w:w="2088" w:type="dxa"/>
            <w:tcPrChange w:id="155" w:author="Stephanie Trefry" w:date="2026-04-06T16:24:00Z" w16du:dateUtc="2026-04-06T20:24:00Z">
              <w:tcPr>
                <w:tcW w:w="2088" w:type="dxa"/>
              </w:tcPr>
            </w:tcPrChange>
          </w:tcPr>
          <w:p w14:paraId="07F00825" w14:textId="1DD14B4D" w:rsidR="00917083" w:rsidRPr="00CD2EB6" w:rsidRDefault="00917083" w:rsidP="00917083">
            <w:pPr>
              <w:rPr>
                <w:rFonts w:cstheme="minorHAnsi"/>
              </w:rPr>
            </w:pPr>
            <w:ins w:id="156" w:author="Stephanie Trefry" w:date="2026-04-06T16:24:00Z" w16du:dateUtc="2026-04-06T20:24:00Z">
              <w:r>
                <w:rPr>
                  <w:rFonts w:cstheme="minorHAnsi"/>
                </w:rPr>
                <w:t>CC-3162</w:t>
              </w:r>
            </w:ins>
            <w:r>
              <w:t>Cat#665180</w:t>
            </w:r>
          </w:p>
        </w:tc>
      </w:tr>
    </w:tbl>
    <w:p w14:paraId="491A36C0" w14:textId="0B499699" w:rsidR="00E35E74" w:rsidDel="00E67EAF" w:rsidRDefault="00E35E74">
      <w:pPr>
        <w:rPr>
          <w:del w:id="157" w:author="Stephanie Trefry" w:date="2026-04-06T17:08:00Z" w16du:dateUtc="2026-04-06T21:08:00Z"/>
          <w:rFonts w:ascii="Arial" w:hAnsi="Arial" w:cs="Arial"/>
          <w:b/>
          <w:i/>
          <w:sz w:val="20"/>
          <w:szCs w:val="20"/>
        </w:rPr>
      </w:pPr>
      <w:del w:id="158" w:author="Stephanie Trefry" w:date="2026-04-06T17:08:00Z" w16du:dateUtc="2026-04-06T21:08:00Z">
        <w:r w:rsidDel="00E67EAF">
          <w:rPr>
            <w:rFonts w:ascii="Arial" w:hAnsi="Arial" w:cs="Arial"/>
            <w:b/>
            <w:i/>
            <w:sz w:val="20"/>
            <w:szCs w:val="20"/>
          </w:rPr>
          <w:br w:type="page"/>
        </w:r>
      </w:del>
    </w:p>
    <w:p w14:paraId="7A068F90" w14:textId="647FF25F" w:rsidR="00FF0005" w:rsidRPr="00CD2EB6" w:rsidRDefault="00A30292">
      <w:pPr>
        <w:pPrChange w:id="159" w:author="Stephanie Trefry" w:date="2026-04-06T17:08:00Z" w16du:dateUtc="2026-04-06T21:08:00Z">
          <w:pPr>
            <w:pStyle w:val="2"/>
          </w:pPr>
        </w:pPrChange>
      </w:pPr>
      <w:bookmarkStart w:id="160" w:name="_Sample_tables_for"/>
      <w:bookmarkEnd w:id="160"/>
      <w:r w:rsidRPr="00CD2EB6">
        <w:t xml:space="preserve">Appendix A. </w:t>
      </w:r>
      <w:r w:rsidR="00B829BE" w:rsidRPr="00CD2EB6">
        <w:t>S</w:t>
      </w:r>
      <w:r w:rsidRPr="00CD2EB6">
        <w:t>ample tables for author reference</w:t>
      </w:r>
    </w:p>
    <w:p w14:paraId="62314EF1" w14:textId="5E655109" w:rsidR="00287AAC" w:rsidRPr="00CD2EB6" w:rsidRDefault="006A5D2F" w:rsidP="00CD2EB6">
      <w:pPr>
        <w:pStyle w:val="3"/>
      </w:pPr>
      <w:r w:rsidRPr="00CD2EB6">
        <w:t>L</w:t>
      </w:r>
      <w:r w:rsidR="003924A5" w:rsidRPr="00CD2EB6">
        <w:t>IFE SCIENCES</w:t>
      </w:r>
    </w:p>
    <w:tbl>
      <w:tblPr>
        <w:tblStyle w:val="a3"/>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78"/>
        <w:gridCol w:w="2610"/>
        <w:gridCol w:w="2088"/>
      </w:tblGrid>
      <w:tr w:rsidR="00FF0005" w:rsidRPr="00FF0005" w14:paraId="298FC994" w14:textId="77777777" w:rsidTr="00FF0005">
        <w:trPr>
          <w:cantSplit/>
          <w:trHeight w:hRule="exact" w:val="288"/>
        </w:trPr>
        <w:tc>
          <w:tcPr>
            <w:tcW w:w="4878" w:type="dxa"/>
            <w:tcBorders>
              <w:top w:val="single" w:sz="12" w:space="0" w:color="000000"/>
              <w:bottom w:val="single" w:sz="12" w:space="0" w:color="000000"/>
            </w:tcBorders>
            <w:vAlign w:val="center"/>
          </w:tcPr>
          <w:p w14:paraId="18AE5170" w14:textId="77777777" w:rsidR="005F4E19" w:rsidRPr="00CD2EB6" w:rsidRDefault="005F4E19" w:rsidP="0023691E">
            <w:pPr>
              <w:rPr>
                <w:rFonts w:cstheme="minorHAnsi"/>
                <w:b/>
                <w:color w:val="C00000"/>
              </w:rPr>
            </w:pPr>
            <w:r w:rsidRPr="00CD2EB6">
              <w:rPr>
                <w:rFonts w:cstheme="minorHAnsi"/>
                <w:b/>
                <w:color w:val="C00000"/>
              </w:rPr>
              <w:t>REAGENT or RESOURCE</w:t>
            </w:r>
          </w:p>
        </w:tc>
        <w:tc>
          <w:tcPr>
            <w:tcW w:w="2610" w:type="dxa"/>
            <w:tcBorders>
              <w:top w:val="single" w:sz="12" w:space="0" w:color="000000"/>
              <w:bottom w:val="single" w:sz="12" w:space="0" w:color="000000"/>
            </w:tcBorders>
            <w:vAlign w:val="center"/>
          </w:tcPr>
          <w:p w14:paraId="72770003" w14:textId="77777777" w:rsidR="005F4E19" w:rsidRPr="00CD2EB6" w:rsidRDefault="005F4E19" w:rsidP="0023691E">
            <w:pPr>
              <w:rPr>
                <w:rFonts w:cstheme="minorHAnsi"/>
                <w:b/>
                <w:color w:val="C00000"/>
              </w:rPr>
            </w:pPr>
            <w:r w:rsidRPr="00CD2EB6">
              <w:rPr>
                <w:rFonts w:cstheme="minorHAnsi"/>
                <w:b/>
                <w:color w:val="C00000"/>
              </w:rPr>
              <w:t>SOURCE</w:t>
            </w:r>
          </w:p>
        </w:tc>
        <w:tc>
          <w:tcPr>
            <w:tcW w:w="2088" w:type="dxa"/>
            <w:tcBorders>
              <w:top w:val="single" w:sz="12" w:space="0" w:color="000000"/>
              <w:bottom w:val="single" w:sz="12" w:space="0" w:color="000000"/>
            </w:tcBorders>
            <w:vAlign w:val="center"/>
          </w:tcPr>
          <w:p w14:paraId="5A487A7C" w14:textId="77777777" w:rsidR="005F4E19" w:rsidRPr="00CD2EB6" w:rsidRDefault="005F4E19" w:rsidP="0023691E">
            <w:pPr>
              <w:rPr>
                <w:rFonts w:cstheme="minorHAnsi"/>
                <w:b/>
                <w:color w:val="C00000"/>
              </w:rPr>
            </w:pPr>
            <w:r w:rsidRPr="00CD2EB6">
              <w:rPr>
                <w:rFonts w:cstheme="minorHAnsi"/>
                <w:b/>
                <w:color w:val="C00000"/>
              </w:rPr>
              <w:t>IDENTIFIER</w:t>
            </w:r>
          </w:p>
        </w:tc>
      </w:tr>
      <w:tr w:rsidR="00FF0005" w:rsidRPr="00FF0005" w14:paraId="695F916B" w14:textId="77777777" w:rsidTr="00FF0005">
        <w:trPr>
          <w:cantSplit/>
          <w:trHeight w:val="259"/>
        </w:trPr>
        <w:tc>
          <w:tcPr>
            <w:tcW w:w="9576" w:type="dxa"/>
            <w:gridSpan w:val="3"/>
            <w:tcBorders>
              <w:top w:val="single" w:sz="12" w:space="0" w:color="000000"/>
              <w:bottom w:val="single" w:sz="12" w:space="0" w:color="000000"/>
            </w:tcBorders>
          </w:tcPr>
          <w:p w14:paraId="0C350723" w14:textId="77777777" w:rsidR="005F4E19" w:rsidRPr="00CD2EB6" w:rsidRDefault="005F4E19" w:rsidP="0023691E">
            <w:pPr>
              <w:rPr>
                <w:rFonts w:cstheme="minorHAnsi"/>
                <w:color w:val="C00000"/>
              </w:rPr>
            </w:pPr>
            <w:r w:rsidRPr="00CD2EB6">
              <w:rPr>
                <w:rFonts w:cstheme="minorHAnsi"/>
                <w:color w:val="C00000"/>
              </w:rPr>
              <w:t>Antibodies</w:t>
            </w:r>
          </w:p>
        </w:tc>
      </w:tr>
      <w:tr w:rsidR="005F4E19" w:rsidRPr="00A30292" w14:paraId="66EB6054" w14:textId="77777777" w:rsidTr="00CD2EB6">
        <w:trPr>
          <w:cantSplit/>
          <w:trHeight w:val="259"/>
        </w:trPr>
        <w:tc>
          <w:tcPr>
            <w:tcW w:w="4878" w:type="dxa"/>
            <w:tcBorders>
              <w:top w:val="single" w:sz="12" w:space="0" w:color="000000"/>
            </w:tcBorders>
          </w:tcPr>
          <w:p w14:paraId="125AAF8F" w14:textId="77777777" w:rsidR="005F4E19" w:rsidRPr="00A30292" w:rsidRDefault="005F4E19" w:rsidP="0023691E">
            <w:pPr>
              <w:rPr>
                <w:rFonts w:cstheme="minorHAnsi"/>
                <w:i/>
              </w:rPr>
            </w:pPr>
            <w:r w:rsidRPr="00A30292">
              <w:rPr>
                <w:rFonts w:cstheme="minorHAnsi"/>
              </w:rPr>
              <w:t>Rabbit monoclonal anti-Snail</w:t>
            </w:r>
          </w:p>
        </w:tc>
        <w:tc>
          <w:tcPr>
            <w:tcW w:w="2610" w:type="dxa"/>
            <w:tcBorders>
              <w:top w:val="single" w:sz="12" w:space="0" w:color="000000"/>
            </w:tcBorders>
          </w:tcPr>
          <w:p w14:paraId="3C0DB3D3" w14:textId="77777777" w:rsidR="005F4E19" w:rsidRPr="00A30292" w:rsidRDefault="005F4E19" w:rsidP="0023691E">
            <w:pPr>
              <w:rPr>
                <w:rFonts w:cstheme="minorHAnsi"/>
                <w:i/>
              </w:rPr>
            </w:pPr>
            <w:r w:rsidRPr="00A30292">
              <w:rPr>
                <w:rFonts w:cstheme="minorHAnsi"/>
              </w:rPr>
              <w:t>Cell Signaling Technology</w:t>
            </w:r>
          </w:p>
        </w:tc>
        <w:tc>
          <w:tcPr>
            <w:tcW w:w="2088" w:type="dxa"/>
            <w:tcBorders>
              <w:top w:val="single" w:sz="12" w:space="0" w:color="000000"/>
            </w:tcBorders>
          </w:tcPr>
          <w:p w14:paraId="74B88C4D" w14:textId="564C2BCF" w:rsidR="005F4E19" w:rsidRPr="00A30292" w:rsidRDefault="00D524A9" w:rsidP="00DA35ED">
            <w:pPr>
              <w:rPr>
                <w:rFonts w:eastAsia="Times New Roman" w:cstheme="minorHAnsi"/>
              </w:rPr>
            </w:pPr>
            <w:r w:rsidRPr="00A30292">
              <w:rPr>
                <w:rFonts w:cstheme="minorHAnsi"/>
              </w:rPr>
              <w:t>Cat#</w:t>
            </w:r>
            <w:r w:rsidR="005F4E19" w:rsidRPr="00A30292">
              <w:rPr>
                <w:rFonts w:cstheme="minorHAnsi"/>
              </w:rPr>
              <w:t>3879S</w:t>
            </w:r>
            <w:r w:rsidR="00DA35ED" w:rsidRPr="00A30292">
              <w:rPr>
                <w:rFonts w:cstheme="minorHAnsi"/>
              </w:rPr>
              <w:t xml:space="preserve">; </w:t>
            </w:r>
            <w:r w:rsidR="005F4E19" w:rsidRPr="00A30292">
              <w:rPr>
                <w:rFonts w:cstheme="minorHAnsi"/>
              </w:rPr>
              <w:t>RRID: AB_2255011</w:t>
            </w:r>
          </w:p>
        </w:tc>
      </w:tr>
      <w:tr w:rsidR="005F4E19" w:rsidRPr="00A30292" w14:paraId="6F0985EE" w14:textId="77777777" w:rsidTr="00CD2EB6">
        <w:trPr>
          <w:cantSplit/>
          <w:trHeight w:val="259"/>
        </w:trPr>
        <w:tc>
          <w:tcPr>
            <w:tcW w:w="4878" w:type="dxa"/>
            <w:tcBorders>
              <w:bottom w:val="single" w:sz="2" w:space="0" w:color="000000"/>
            </w:tcBorders>
          </w:tcPr>
          <w:p w14:paraId="6EDB682E" w14:textId="77777777" w:rsidR="005F4E19" w:rsidRPr="00A30292" w:rsidRDefault="005F4E19" w:rsidP="0023691E">
            <w:pPr>
              <w:rPr>
                <w:rFonts w:cstheme="minorHAnsi"/>
              </w:rPr>
            </w:pPr>
            <w:r w:rsidRPr="00A30292">
              <w:rPr>
                <w:rFonts w:cstheme="minorHAnsi"/>
              </w:rPr>
              <w:t>Mouse monoclonal anti-Tubulin (clone DM1A)</w:t>
            </w:r>
          </w:p>
        </w:tc>
        <w:tc>
          <w:tcPr>
            <w:tcW w:w="2610" w:type="dxa"/>
            <w:tcBorders>
              <w:bottom w:val="single" w:sz="2" w:space="0" w:color="000000"/>
            </w:tcBorders>
          </w:tcPr>
          <w:p w14:paraId="72389B9A" w14:textId="77777777" w:rsidR="005F4E19" w:rsidRPr="00A30292" w:rsidRDefault="005F4E19" w:rsidP="0023691E">
            <w:pPr>
              <w:rPr>
                <w:rFonts w:cstheme="minorHAnsi"/>
              </w:rPr>
            </w:pPr>
            <w:r w:rsidRPr="00A30292">
              <w:rPr>
                <w:rFonts w:cstheme="minorHAnsi"/>
              </w:rPr>
              <w:t>Sigma-Aldrich</w:t>
            </w:r>
          </w:p>
        </w:tc>
        <w:tc>
          <w:tcPr>
            <w:tcW w:w="2088" w:type="dxa"/>
            <w:tcBorders>
              <w:bottom w:val="single" w:sz="2" w:space="0" w:color="000000"/>
            </w:tcBorders>
          </w:tcPr>
          <w:p w14:paraId="00B65C8F" w14:textId="134E2D26" w:rsidR="005F4E19" w:rsidRPr="00A30292" w:rsidRDefault="00D524A9" w:rsidP="00DA35ED">
            <w:pPr>
              <w:rPr>
                <w:rFonts w:cstheme="minorHAnsi"/>
              </w:rPr>
            </w:pPr>
            <w:r w:rsidRPr="00A30292">
              <w:rPr>
                <w:rFonts w:cstheme="minorHAnsi"/>
              </w:rPr>
              <w:t>Cat#</w:t>
            </w:r>
            <w:r w:rsidR="005F4E19" w:rsidRPr="00A30292">
              <w:rPr>
                <w:rFonts w:cstheme="minorHAnsi"/>
              </w:rPr>
              <w:t>T9026</w:t>
            </w:r>
            <w:r w:rsidR="00DA35ED" w:rsidRPr="00A30292">
              <w:rPr>
                <w:rFonts w:cstheme="minorHAnsi"/>
              </w:rPr>
              <w:t xml:space="preserve">; </w:t>
            </w:r>
            <w:r w:rsidR="005F4E19" w:rsidRPr="00A30292">
              <w:rPr>
                <w:rFonts w:cstheme="minorHAnsi"/>
              </w:rPr>
              <w:t>RRID: AB_477593</w:t>
            </w:r>
          </w:p>
        </w:tc>
      </w:tr>
      <w:tr w:rsidR="005F4E19" w:rsidRPr="00A30292" w14:paraId="7AAF31F2" w14:textId="77777777" w:rsidTr="00CD2EB6">
        <w:trPr>
          <w:cantSplit/>
          <w:trHeight w:val="259"/>
        </w:trPr>
        <w:tc>
          <w:tcPr>
            <w:tcW w:w="4878" w:type="dxa"/>
            <w:tcBorders>
              <w:bottom w:val="single" w:sz="12" w:space="0" w:color="000000"/>
            </w:tcBorders>
          </w:tcPr>
          <w:p w14:paraId="5B63ED34" w14:textId="77777777" w:rsidR="005F4E19" w:rsidRPr="00A30292" w:rsidRDefault="005F4E19" w:rsidP="0023691E">
            <w:pPr>
              <w:tabs>
                <w:tab w:val="left" w:pos="1525"/>
              </w:tabs>
              <w:rPr>
                <w:rFonts w:cstheme="minorHAnsi"/>
              </w:rPr>
            </w:pPr>
            <w:r w:rsidRPr="00A30292">
              <w:rPr>
                <w:rFonts w:cstheme="minorHAnsi"/>
              </w:rPr>
              <w:t>Rabbit polyclonal anti-BMAL1</w:t>
            </w:r>
          </w:p>
        </w:tc>
        <w:tc>
          <w:tcPr>
            <w:tcW w:w="2610" w:type="dxa"/>
            <w:tcBorders>
              <w:bottom w:val="single" w:sz="12" w:space="0" w:color="000000"/>
            </w:tcBorders>
          </w:tcPr>
          <w:p w14:paraId="238FBEEE" w14:textId="77777777" w:rsidR="005F4E19" w:rsidRPr="00A30292" w:rsidRDefault="005F4E19" w:rsidP="0023691E">
            <w:pPr>
              <w:rPr>
                <w:rFonts w:cstheme="minorHAnsi"/>
              </w:rPr>
            </w:pPr>
            <w:r w:rsidRPr="00A30292">
              <w:rPr>
                <w:rFonts w:cstheme="minorHAnsi"/>
              </w:rPr>
              <w:t>This paper</w:t>
            </w:r>
          </w:p>
        </w:tc>
        <w:tc>
          <w:tcPr>
            <w:tcW w:w="2088" w:type="dxa"/>
            <w:tcBorders>
              <w:bottom w:val="single" w:sz="12" w:space="0" w:color="000000"/>
            </w:tcBorders>
          </w:tcPr>
          <w:p w14:paraId="5C9C7E89" w14:textId="22C422D0" w:rsidR="005F4E19" w:rsidRPr="00A30292" w:rsidRDefault="005F4E19" w:rsidP="0023691E">
            <w:pPr>
              <w:rPr>
                <w:rFonts w:cstheme="minorHAnsi"/>
              </w:rPr>
            </w:pPr>
            <w:r w:rsidRPr="00A30292">
              <w:rPr>
                <w:rFonts w:cstheme="minorHAnsi"/>
              </w:rPr>
              <w:t>N/A</w:t>
            </w:r>
          </w:p>
        </w:tc>
      </w:tr>
      <w:tr w:rsidR="00FF0005" w:rsidRPr="00FF0005" w14:paraId="71E8296A" w14:textId="77777777" w:rsidTr="00FF0005">
        <w:trPr>
          <w:cantSplit/>
          <w:trHeight w:val="259"/>
        </w:trPr>
        <w:tc>
          <w:tcPr>
            <w:tcW w:w="9576" w:type="dxa"/>
            <w:gridSpan w:val="3"/>
            <w:tcBorders>
              <w:top w:val="single" w:sz="12" w:space="0" w:color="000000"/>
              <w:bottom w:val="single" w:sz="12" w:space="0" w:color="000000"/>
            </w:tcBorders>
          </w:tcPr>
          <w:p w14:paraId="5B269327" w14:textId="78081A12" w:rsidR="005003E0" w:rsidRPr="00CD2EB6" w:rsidRDefault="005003E0" w:rsidP="005003E0">
            <w:pPr>
              <w:rPr>
                <w:rFonts w:cstheme="minorHAnsi"/>
                <w:color w:val="C00000"/>
              </w:rPr>
            </w:pPr>
            <w:r w:rsidRPr="00CD2EB6">
              <w:rPr>
                <w:rFonts w:cstheme="minorHAnsi"/>
                <w:color w:val="C00000"/>
              </w:rPr>
              <w:t xml:space="preserve">Bacterial and </w:t>
            </w:r>
            <w:r w:rsidR="009E2DFE" w:rsidRPr="00CD2EB6">
              <w:rPr>
                <w:rFonts w:cstheme="minorHAnsi"/>
                <w:color w:val="C00000"/>
              </w:rPr>
              <w:t>virus strains</w:t>
            </w:r>
          </w:p>
        </w:tc>
      </w:tr>
      <w:tr w:rsidR="005003E0" w:rsidRPr="00A30292" w14:paraId="6C020EE6" w14:textId="77777777" w:rsidTr="00CD2EB6">
        <w:trPr>
          <w:cantSplit/>
          <w:trHeight w:val="259"/>
        </w:trPr>
        <w:tc>
          <w:tcPr>
            <w:tcW w:w="4878" w:type="dxa"/>
            <w:tcBorders>
              <w:top w:val="single" w:sz="12" w:space="0" w:color="000000"/>
            </w:tcBorders>
          </w:tcPr>
          <w:p w14:paraId="7289B713" w14:textId="1A2DC5F9" w:rsidR="005003E0" w:rsidRPr="00A30292" w:rsidRDefault="00002157" w:rsidP="00A71556">
            <w:pPr>
              <w:rPr>
                <w:rFonts w:eastAsia="Times New Roman" w:cstheme="minorHAnsi"/>
                <w:color w:val="333333"/>
              </w:rPr>
            </w:pPr>
            <w:r w:rsidRPr="00A30292">
              <w:rPr>
                <w:rFonts w:cstheme="minorHAnsi"/>
              </w:rPr>
              <w:t>pAAV-hSyn-DIO-hM3D(</w:t>
            </w:r>
            <w:proofErr w:type="spellStart"/>
            <w:r w:rsidRPr="00A30292">
              <w:rPr>
                <w:rFonts w:cstheme="minorHAnsi"/>
              </w:rPr>
              <w:t>Gq</w:t>
            </w:r>
            <w:proofErr w:type="spellEnd"/>
            <w:r w:rsidRPr="00A30292">
              <w:rPr>
                <w:rFonts w:cstheme="minorHAnsi"/>
              </w:rPr>
              <w:t>)-</w:t>
            </w:r>
            <w:proofErr w:type="spellStart"/>
            <w:r w:rsidRPr="00A30292">
              <w:rPr>
                <w:rFonts w:cstheme="minorHAnsi"/>
              </w:rPr>
              <w:t>mCherry</w:t>
            </w:r>
            <w:proofErr w:type="spellEnd"/>
          </w:p>
        </w:tc>
        <w:tc>
          <w:tcPr>
            <w:tcW w:w="2610" w:type="dxa"/>
            <w:tcBorders>
              <w:top w:val="single" w:sz="12" w:space="0" w:color="000000"/>
            </w:tcBorders>
          </w:tcPr>
          <w:p w14:paraId="28413F93" w14:textId="7FCC91B8" w:rsidR="005003E0" w:rsidRPr="00A30292" w:rsidRDefault="00002157" w:rsidP="00002157">
            <w:pPr>
              <w:rPr>
                <w:rFonts w:cstheme="minorHAnsi"/>
              </w:rPr>
            </w:pPr>
            <w:r w:rsidRPr="00A30292">
              <w:rPr>
                <w:rFonts w:cstheme="minorHAnsi"/>
              </w:rPr>
              <w:t>Krashes et al.</w:t>
            </w:r>
            <w:r w:rsidR="001C62FE" w:rsidRPr="00A30292">
              <w:rPr>
                <w:rFonts w:cstheme="minorHAnsi"/>
                <w:vertAlign w:val="superscript"/>
              </w:rPr>
              <w:t>1</w:t>
            </w:r>
          </w:p>
        </w:tc>
        <w:tc>
          <w:tcPr>
            <w:tcW w:w="2088" w:type="dxa"/>
            <w:tcBorders>
              <w:top w:val="single" w:sz="12" w:space="0" w:color="000000"/>
            </w:tcBorders>
          </w:tcPr>
          <w:p w14:paraId="13684B7A" w14:textId="3D319D06" w:rsidR="00002157" w:rsidRPr="00A30292" w:rsidRDefault="00706F62" w:rsidP="00002157">
            <w:pPr>
              <w:rPr>
                <w:rFonts w:cstheme="minorHAnsi"/>
              </w:rPr>
            </w:pPr>
            <w:proofErr w:type="spellStart"/>
            <w:r w:rsidRPr="00A30292">
              <w:rPr>
                <w:rFonts w:cstheme="minorHAnsi"/>
              </w:rPr>
              <w:t>Addgene</w:t>
            </w:r>
            <w:proofErr w:type="spellEnd"/>
            <w:r w:rsidRPr="00A30292">
              <w:rPr>
                <w:rFonts w:cstheme="minorHAnsi"/>
              </w:rPr>
              <w:t xml:space="preserve"> AAV5</w:t>
            </w:r>
            <w:r w:rsidR="00002157" w:rsidRPr="00A30292">
              <w:rPr>
                <w:rFonts w:cstheme="minorHAnsi"/>
              </w:rPr>
              <w:t>; 44361-AAV</w:t>
            </w:r>
            <w:r w:rsidR="002479BF" w:rsidRPr="00A30292">
              <w:rPr>
                <w:rFonts w:cstheme="minorHAnsi"/>
              </w:rPr>
              <w:t>5</w:t>
            </w:r>
          </w:p>
          <w:p w14:paraId="6A30C4FD" w14:textId="4AF47D48" w:rsidR="005003E0" w:rsidRPr="00A30292" w:rsidRDefault="005003E0" w:rsidP="00002157">
            <w:pPr>
              <w:rPr>
                <w:rFonts w:cstheme="minorHAnsi"/>
              </w:rPr>
            </w:pPr>
          </w:p>
        </w:tc>
      </w:tr>
      <w:tr w:rsidR="00747E63" w:rsidRPr="00A30292" w14:paraId="21CAD0A1" w14:textId="77777777" w:rsidTr="00CD2EB6">
        <w:trPr>
          <w:cantSplit/>
          <w:trHeight w:val="259"/>
        </w:trPr>
        <w:tc>
          <w:tcPr>
            <w:tcW w:w="4878" w:type="dxa"/>
            <w:tcBorders>
              <w:bottom w:val="single" w:sz="2" w:space="0" w:color="000000"/>
            </w:tcBorders>
          </w:tcPr>
          <w:p w14:paraId="6A73305D" w14:textId="1D3AACBB" w:rsidR="00747E63" w:rsidRPr="00A30292" w:rsidRDefault="00747E63" w:rsidP="00002157">
            <w:pPr>
              <w:rPr>
                <w:rFonts w:cstheme="minorHAnsi"/>
              </w:rPr>
            </w:pPr>
            <w:r w:rsidRPr="00A30292">
              <w:rPr>
                <w:rFonts w:cstheme="minorHAnsi"/>
              </w:rPr>
              <w:t>AAV5-EF1a-DIO-hChR2(H134R)-EYFP</w:t>
            </w:r>
          </w:p>
        </w:tc>
        <w:tc>
          <w:tcPr>
            <w:tcW w:w="2610" w:type="dxa"/>
            <w:tcBorders>
              <w:bottom w:val="single" w:sz="2" w:space="0" w:color="000000"/>
            </w:tcBorders>
          </w:tcPr>
          <w:p w14:paraId="60135B1E" w14:textId="590452B0" w:rsidR="00747E63" w:rsidRPr="00A30292" w:rsidRDefault="00706F62" w:rsidP="00002157">
            <w:pPr>
              <w:rPr>
                <w:rFonts w:cstheme="minorHAnsi"/>
              </w:rPr>
            </w:pPr>
            <w:r w:rsidRPr="00A30292">
              <w:rPr>
                <w:rFonts w:cstheme="minorHAnsi"/>
              </w:rPr>
              <w:t>Hope Center Viral Vectors Core</w:t>
            </w:r>
          </w:p>
        </w:tc>
        <w:tc>
          <w:tcPr>
            <w:tcW w:w="2088" w:type="dxa"/>
            <w:tcBorders>
              <w:bottom w:val="single" w:sz="2" w:space="0" w:color="000000"/>
            </w:tcBorders>
          </w:tcPr>
          <w:p w14:paraId="619B66FD" w14:textId="30768228" w:rsidR="00747E63" w:rsidRPr="00A30292" w:rsidRDefault="00747E63" w:rsidP="00002157">
            <w:pPr>
              <w:rPr>
                <w:rFonts w:cstheme="minorHAnsi"/>
              </w:rPr>
            </w:pPr>
            <w:r w:rsidRPr="00A30292">
              <w:rPr>
                <w:rFonts w:cstheme="minorHAnsi"/>
              </w:rPr>
              <w:t>N/A</w:t>
            </w:r>
          </w:p>
        </w:tc>
      </w:tr>
      <w:tr w:rsidR="002C4ED0" w:rsidRPr="00A30292" w14:paraId="46946967" w14:textId="77777777" w:rsidTr="00CD2EB6">
        <w:trPr>
          <w:cantSplit/>
          <w:trHeight w:val="259"/>
        </w:trPr>
        <w:tc>
          <w:tcPr>
            <w:tcW w:w="4878" w:type="dxa"/>
            <w:tcBorders>
              <w:bottom w:val="single" w:sz="2" w:space="0" w:color="000000"/>
            </w:tcBorders>
          </w:tcPr>
          <w:p w14:paraId="4BAFA68A" w14:textId="0EF127E5" w:rsidR="002C4ED0" w:rsidRPr="00A30292" w:rsidRDefault="00BB0E08" w:rsidP="00002157">
            <w:pPr>
              <w:rPr>
                <w:rFonts w:cstheme="minorHAnsi"/>
              </w:rPr>
            </w:pPr>
            <w:r w:rsidRPr="00A30292">
              <w:rPr>
                <w:rFonts w:cstheme="minorHAnsi"/>
              </w:rPr>
              <w:t>Cowp</w:t>
            </w:r>
            <w:r w:rsidR="002C4ED0" w:rsidRPr="00A30292">
              <w:rPr>
                <w:rFonts w:cstheme="minorHAnsi"/>
              </w:rPr>
              <w:t>ox virus Brighton Red</w:t>
            </w:r>
          </w:p>
        </w:tc>
        <w:tc>
          <w:tcPr>
            <w:tcW w:w="2610" w:type="dxa"/>
            <w:tcBorders>
              <w:bottom w:val="single" w:sz="2" w:space="0" w:color="000000"/>
            </w:tcBorders>
          </w:tcPr>
          <w:p w14:paraId="2C94C8F0" w14:textId="06718E6E" w:rsidR="002C4ED0" w:rsidRPr="00A30292" w:rsidRDefault="00BB0E08" w:rsidP="00002157">
            <w:pPr>
              <w:rPr>
                <w:rFonts w:cstheme="minorHAnsi"/>
              </w:rPr>
            </w:pPr>
            <w:r w:rsidRPr="00A30292">
              <w:rPr>
                <w:rFonts w:cstheme="minorHAnsi"/>
              </w:rPr>
              <w:t>BEI Resources</w:t>
            </w:r>
          </w:p>
        </w:tc>
        <w:tc>
          <w:tcPr>
            <w:tcW w:w="2088" w:type="dxa"/>
            <w:tcBorders>
              <w:bottom w:val="single" w:sz="2" w:space="0" w:color="000000"/>
            </w:tcBorders>
          </w:tcPr>
          <w:p w14:paraId="62ED59A1" w14:textId="2267F793" w:rsidR="002C4ED0" w:rsidRPr="00A30292" w:rsidRDefault="00BB0E08" w:rsidP="00002157">
            <w:pPr>
              <w:rPr>
                <w:rFonts w:cstheme="minorHAnsi"/>
              </w:rPr>
            </w:pPr>
            <w:r w:rsidRPr="00A30292">
              <w:rPr>
                <w:rFonts w:cstheme="minorHAnsi"/>
              </w:rPr>
              <w:t>NR-88</w:t>
            </w:r>
          </w:p>
        </w:tc>
      </w:tr>
      <w:tr w:rsidR="00002157" w:rsidRPr="00A30292" w14:paraId="405DC7EF" w14:textId="77777777" w:rsidTr="00CD2EB6">
        <w:trPr>
          <w:cantSplit/>
          <w:trHeight w:val="259"/>
        </w:trPr>
        <w:tc>
          <w:tcPr>
            <w:tcW w:w="4878" w:type="dxa"/>
            <w:tcBorders>
              <w:bottom w:val="single" w:sz="2" w:space="0" w:color="000000"/>
            </w:tcBorders>
          </w:tcPr>
          <w:p w14:paraId="0AF7D937" w14:textId="5A98E756" w:rsidR="00002157" w:rsidRPr="00A30292" w:rsidRDefault="00002157" w:rsidP="00002157">
            <w:pPr>
              <w:rPr>
                <w:rFonts w:cstheme="minorHAnsi"/>
              </w:rPr>
            </w:pPr>
            <w:r w:rsidRPr="00A30292">
              <w:rPr>
                <w:rFonts w:cstheme="minorHAnsi"/>
              </w:rPr>
              <w:t>Zika-SMGC-1, GENBANK: KX266255</w:t>
            </w:r>
          </w:p>
        </w:tc>
        <w:tc>
          <w:tcPr>
            <w:tcW w:w="2610" w:type="dxa"/>
            <w:tcBorders>
              <w:bottom w:val="single" w:sz="2" w:space="0" w:color="000000"/>
            </w:tcBorders>
          </w:tcPr>
          <w:p w14:paraId="6154B73E" w14:textId="65FF443D" w:rsidR="00002157" w:rsidRPr="00A30292" w:rsidRDefault="00002157" w:rsidP="00002157">
            <w:pPr>
              <w:rPr>
                <w:rFonts w:cstheme="minorHAnsi"/>
              </w:rPr>
            </w:pPr>
            <w:r w:rsidRPr="00A30292">
              <w:rPr>
                <w:rFonts w:cstheme="minorHAnsi"/>
              </w:rPr>
              <w:t>Isolated from patient (Wang et al.</w:t>
            </w:r>
            <w:r w:rsidR="001C62FE" w:rsidRPr="00A30292">
              <w:rPr>
                <w:rFonts w:cstheme="minorHAnsi"/>
                <w:vertAlign w:val="superscript"/>
              </w:rPr>
              <w:t>2</w:t>
            </w:r>
            <w:r w:rsidRPr="00A30292">
              <w:rPr>
                <w:rFonts w:cstheme="minorHAnsi"/>
              </w:rPr>
              <w:t>)</w:t>
            </w:r>
          </w:p>
        </w:tc>
        <w:tc>
          <w:tcPr>
            <w:tcW w:w="2088" w:type="dxa"/>
            <w:tcBorders>
              <w:bottom w:val="single" w:sz="2" w:space="0" w:color="000000"/>
            </w:tcBorders>
          </w:tcPr>
          <w:p w14:paraId="0A06C26F" w14:textId="24F8A951" w:rsidR="00002157" w:rsidRPr="00A30292" w:rsidRDefault="00002157" w:rsidP="00002157">
            <w:pPr>
              <w:rPr>
                <w:rFonts w:cstheme="minorHAnsi"/>
              </w:rPr>
            </w:pPr>
            <w:r w:rsidRPr="00A30292">
              <w:rPr>
                <w:rFonts w:cstheme="minorHAnsi"/>
              </w:rPr>
              <w:t>N/A</w:t>
            </w:r>
          </w:p>
        </w:tc>
      </w:tr>
      <w:tr w:rsidR="005003E0" w:rsidRPr="00A30292" w14:paraId="5F08315B" w14:textId="77777777" w:rsidTr="00CD2EB6">
        <w:trPr>
          <w:cantSplit/>
          <w:trHeight w:val="259"/>
        </w:trPr>
        <w:tc>
          <w:tcPr>
            <w:tcW w:w="4878" w:type="dxa"/>
            <w:tcBorders>
              <w:bottom w:val="single" w:sz="2" w:space="0" w:color="000000"/>
            </w:tcBorders>
          </w:tcPr>
          <w:p w14:paraId="26028A76" w14:textId="528BFFB8" w:rsidR="005003E0" w:rsidRPr="00A30292" w:rsidRDefault="00835A27" w:rsidP="00002157">
            <w:pPr>
              <w:rPr>
                <w:rFonts w:cstheme="minorHAnsi"/>
                <w:i/>
              </w:rPr>
            </w:pPr>
            <w:r w:rsidRPr="00A30292">
              <w:rPr>
                <w:rFonts w:cstheme="minorHAnsi"/>
                <w:i/>
              </w:rPr>
              <w:t>Staphylococcus aureus</w:t>
            </w:r>
          </w:p>
        </w:tc>
        <w:tc>
          <w:tcPr>
            <w:tcW w:w="2610" w:type="dxa"/>
            <w:tcBorders>
              <w:bottom w:val="single" w:sz="2" w:space="0" w:color="000000"/>
            </w:tcBorders>
          </w:tcPr>
          <w:p w14:paraId="4A86A2EA" w14:textId="5FDE2A48" w:rsidR="005003E0" w:rsidRPr="00A30292" w:rsidRDefault="00835A27" w:rsidP="00002157">
            <w:pPr>
              <w:rPr>
                <w:rFonts w:cstheme="minorHAnsi"/>
              </w:rPr>
            </w:pPr>
            <w:r w:rsidRPr="00A30292">
              <w:rPr>
                <w:rFonts w:cstheme="minorHAnsi"/>
              </w:rPr>
              <w:t>ATCC</w:t>
            </w:r>
          </w:p>
        </w:tc>
        <w:tc>
          <w:tcPr>
            <w:tcW w:w="2088" w:type="dxa"/>
            <w:tcBorders>
              <w:bottom w:val="single" w:sz="2" w:space="0" w:color="000000"/>
            </w:tcBorders>
          </w:tcPr>
          <w:p w14:paraId="2A24C0E1" w14:textId="6908F055" w:rsidR="005003E0" w:rsidRPr="00A30292" w:rsidRDefault="00835A27" w:rsidP="00002157">
            <w:pPr>
              <w:rPr>
                <w:rFonts w:cstheme="minorHAnsi"/>
              </w:rPr>
            </w:pPr>
            <w:r w:rsidRPr="00A30292">
              <w:rPr>
                <w:rFonts w:cstheme="minorHAnsi"/>
              </w:rPr>
              <w:t>ATCC 29213</w:t>
            </w:r>
          </w:p>
        </w:tc>
      </w:tr>
      <w:tr w:rsidR="00835A27" w:rsidRPr="00A30292" w14:paraId="1B997FEC" w14:textId="77777777" w:rsidTr="00CD2EB6">
        <w:trPr>
          <w:cantSplit/>
          <w:trHeight w:val="259"/>
        </w:trPr>
        <w:tc>
          <w:tcPr>
            <w:tcW w:w="4878" w:type="dxa"/>
            <w:tcBorders>
              <w:bottom w:val="single" w:sz="2" w:space="0" w:color="000000"/>
            </w:tcBorders>
          </w:tcPr>
          <w:p w14:paraId="5A0AE01A" w14:textId="03834B44" w:rsidR="00835A27" w:rsidRPr="00A30292" w:rsidRDefault="00835A27" w:rsidP="00002157">
            <w:pPr>
              <w:rPr>
                <w:rFonts w:cstheme="minorHAnsi"/>
                <w:i/>
              </w:rPr>
            </w:pPr>
            <w:r w:rsidRPr="00A30292">
              <w:rPr>
                <w:rFonts w:cstheme="minorHAnsi"/>
                <w:i/>
              </w:rPr>
              <w:t>Streptococcus pyogenes</w:t>
            </w:r>
            <w:r w:rsidRPr="00A30292">
              <w:rPr>
                <w:rFonts w:cstheme="minorHAnsi"/>
              </w:rPr>
              <w:t>: M1 serotype strain: strain SF370; M1 GAS</w:t>
            </w:r>
          </w:p>
        </w:tc>
        <w:tc>
          <w:tcPr>
            <w:tcW w:w="2610" w:type="dxa"/>
            <w:tcBorders>
              <w:bottom w:val="single" w:sz="2" w:space="0" w:color="000000"/>
            </w:tcBorders>
          </w:tcPr>
          <w:p w14:paraId="6E443C5B" w14:textId="5EEB2367" w:rsidR="00835A27" w:rsidRPr="00A30292" w:rsidRDefault="00835A27" w:rsidP="00002157">
            <w:pPr>
              <w:rPr>
                <w:rFonts w:cstheme="minorHAnsi"/>
              </w:rPr>
            </w:pPr>
            <w:r w:rsidRPr="00A30292">
              <w:rPr>
                <w:rFonts w:cstheme="minorHAnsi"/>
              </w:rPr>
              <w:t>ATCC</w:t>
            </w:r>
          </w:p>
        </w:tc>
        <w:tc>
          <w:tcPr>
            <w:tcW w:w="2088" w:type="dxa"/>
            <w:tcBorders>
              <w:bottom w:val="single" w:sz="2" w:space="0" w:color="000000"/>
            </w:tcBorders>
          </w:tcPr>
          <w:p w14:paraId="4ACC5303" w14:textId="38636DB9" w:rsidR="00835A27" w:rsidRPr="00A30292" w:rsidRDefault="00155B57" w:rsidP="00002157">
            <w:pPr>
              <w:rPr>
                <w:rFonts w:cstheme="minorHAnsi"/>
              </w:rPr>
            </w:pPr>
            <w:r w:rsidRPr="00A30292">
              <w:rPr>
                <w:rFonts w:cstheme="minorHAnsi"/>
              </w:rPr>
              <w:t xml:space="preserve">ATCC </w:t>
            </w:r>
            <w:r w:rsidR="00835A27" w:rsidRPr="00A30292">
              <w:rPr>
                <w:rFonts w:cstheme="minorHAnsi"/>
              </w:rPr>
              <w:t>700294</w:t>
            </w:r>
          </w:p>
        </w:tc>
      </w:tr>
      <w:tr w:rsidR="00FF0005" w:rsidRPr="00FF0005" w14:paraId="0DD950F0" w14:textId="77777777" w:rsidTr="00FF0005">
        <w:trPr>
          <w:cantSplit/>
          <w:trHeight w:val="259"/>
        </w:trPr>
        <w:tc>
          <w:tcPr>
            <w:tcW w:w="9576" w:type="dxa"/>
            <w:gridSpan w:val="3"/>
            <w:tcBorders>
              <w:top w:val="single" w:sz="12" w:space="0" w:color="000000"/>
              <w:bottom w:val="single" w:sz="12" w:space="0" w:color="000000"/>
            </w:tcBorders>
          </w:tcPr>
          <w:p w14:paraId="55934560" w14:textId="69DD2E54" w:rsidR="005003E0" w:rsidRPr="00CD2EB6" w:rsidRDefault="005003E0" w:rsidP="001138A4">
            <w:pPr>
              <w:rPr>
                <w:rFonts w:cstheme="minorHAnsi"/>
                <w:color w:val="C00000"/>
              </w:rPr>
            </w:pPr>
            <w:r w:rsidRPr="00CD2EB6">
              <w:rPr>
                <w:rFonts w:cstheme="minorHAnsi"/>
                <w:color w:val="C00000"/>
              </w:rPr>
              <w:t xml:space="preserve">Biological </w:t>
            </w:r>
            <w:r w:rsidR="00581B97" w:rsidRPr="00CD2EB6">
              <w:rPr>
                <w:rFonts w:cstheme="minorHAnsi"/>
                <w:color w:val="C00000"/>
              </w:rPr>
              <w:t>samples</w:t>
            </w:r>
          </w:p>
        </w:tc>
      </w:tr>
      <w:tr w:rsidR="005003E0" w:rsidRPr="00A30292" w14:paraId="0BD86054" w14:textId="77777777" w:rsidTr="00CD2EB6">
        <w:trPr>
          <w:cantSplit/>
          <w:trHeight w:val="259"/>
        </w:trPr>
        <w:tc>
          <w:tcPr>
            <w:tcW w:w="4878" w:type="dxa"/>
            <w:tcBorders>
              <w:top w:val="single" w:sz="12" w:space="0" w:color="000000"/>
            </w:tcBorders>
          </w:tcPr>
          <w:p w14:paraId="7BA41E18" w14:textId="7EC3C7F5" w:rsidR="005003E0" w:rsidRPr="00A30292" w:rsidRDefault="005003E0" w:rsidP="00002157">
            <w:pPr>
              <w:rPr>
                <w:rFonts w:cstheme="minorHAnsi"/>
                <w:i/>
              </w:rPr>
            </w:pPr>
            <w:r w:rsidRPr="00A30292">
              <w:rPr>
                <w:rFonts w:cstheme="minorHAnsi"/>
              </w:rPr>
              <w:lastRenderedPageBreak/>
              <w:t>Healthy adult BA9 brain tissue</w:t>
            </w:r>
          </w:p>
        </w:tc>
        <w:tc>
          <w:tcPr>
            <w:tcW w:w="2610" w:type="dxa"/>
            <w:tcBorders>
              <w:top w:val="single" w:sz="12" w:space="0" w:color="000000"/>
            </w:tcBorders>
          </w:tcPr>
          <w:p w14:paraId="62238178" w14:textId="1068D4A1" w:rsidR="005003E0" w:rsidRPr="00A30292" w:rsidRDefault="005003E0" w:rsidP="00002157">
            <w:pPr>
              <w:rPr>
                <w:rFonts w:cstheme="minorHAnsi"/>
                <w:i/>
              </w:rPr>
            </w:pPr>
            <w:r w:rsidRPr="00A30292">
              <w:rPr>
                <w:rFonts w:cstheme="minorHAnsi"/>
              </w:rPr>
              <w:t xml:space="preserve">University of Maryland Brain &amp; Tissue Bank; </w:t>
            </w:r>
            <w:hyperlink r:id="rId19" w:history="1">
              <w:r w:rsidR="00FF0005" w:rsidRPr="00DA2F9A">
                <w:rPr>
                  <w:rStyle w:val="af"/>
                  <w:rFonts w:cstheme="minorHAnsi"/>
                </w:rPr>
                <w:t>http://medschool.umaryland.edu/btbank/</w:t>
              </w:r>
            </w:hyperlink>
            <w:r w:rsidR="00FF0005">
              <w:rPr>
                <w:rFonts w:cstheme="minorHAnsi"/>
              </w:rPr>
              <w:t xml:space="preserve"> </w:t>
            </w:r>
          </w:p>
        </w:tc>
        <w:tc>
          <w:tcPr>
            <w:tcW w:w="2088" w:type="dxa"/>
            <w:tcBorders>
              <w:top w:val="single" w:sz="12" w:space="0" w:color="000000"/>
            </w:tcBorders>
          </w:tcPr>
          <w:p w14:paraId="072AB116" w14:textId="49908045" w:rsidR="005003E0" w:rsidRPr="00A30292" w:rsidRDefault="005003E0" w:rsidP="00002157">
            <w:pPr>
              <w:rPr>
                <w:rFonts w:eastAsia="Times New Roman" w:cstheme="minorHAnsi"/>
              </w:rPr>
            </w:pPr>
            <w:r w:rsidRPr="00A30292">
              <w:rPr>
                <w:rFonts w:cstheme="minorHAnsi"/>
              </w:rPr>
              <w:t>Cat#UMB1455</w:t>
            </w:r>
          </w:p>
        </w:tc>
      </w:tr>
      <w:tr w:rsidR="005003E0" w:rsidRPr="00A30292" w14:paraId="3A2DF573" w14:textId="77777777" w:rsidTr="00CD2EB6">
        <w:trPr>
          <w:cantSplit/>
          <w:trHeight w:val="259"/>
        </w:trPr>
        <w:tc>
          <w:tcPr>
            <w:tcW w:w="4878" w:type="dxa"/>
            <w:tcBorders>
              <w:bottom w:val="single" w:sz="2" w:space="0" w:color="000000"/>
            </w:tcBorders>
          </w:tcPr>
          <w:p w14:paraId="06F426FF" w14:textId="52B0DCF9" w:rsidR="005003E0" w:rsidRPr="00A30292" w:rsidRDefault="005003E0" w:rsidP="00002157">
            <w:pPr>
              <w:rPr>
                <w:rFonts w:cstheme="minorHAnsi"/>
              </w:rPr>
            </w:pPr>
            <w:r w:rsidRPr="00A30292">
              <w:rPr>
                <w:rFonts w:cstheme="minorHAnsi"/>
              </w:rPr>
              <w:t>Human hippocampal brain blocks</w:t>
            </w:r>
          </w:p>
        </w:tc>
        <w:tc>
          <w:tcPr>
            <w:tcW w:w="2610" w:type="dxa"/>
            <w:tcBorders>
              <w:bottom w:val="single" w:sz="2" w:space="0" w:color="000000"/>
            </w:tcBorders>
          </w:tcPr>
          <w:p w14:paraId="5F88CC1E" w14:textId="12772C0B" w:rsidR="005003E0" w:rsidRPr="00A30292" w:rsidRDefault="005003E0" w:rsidP="00002157">
            <w:pPr>
              <w:rPr>
                <w:rFonts w:cstheme="minorHAnsi"/>
              </w:rPr>
            </w:pPr>
            <w:r w:rsidRPr="00A30292">
              <w:rPr>
                <w:rFonts w:cstheme="minorHAnsi"/>
              </w:rPr>
              <w:t>New York Brain Bank</w:t>
            </w:r>
          </w:p>
        </w:tc>
        <w:tc>
          <w:tcPr>
            <w:tcW w:w="2088" w:type="dxa"/>
            <w:tcBorders>
              <w:bottom w:val="single" w:sz="2" w:space="0" w:color="000000"/>
            </w:tcBorders>
          </w:tcPr>
          <w:p w14:paraId="1E0B7FAE" w14:textId="0303B668" w:rsidR="005003E0" w:rsidRPr="00A30292" w:rsidRDefault="00FF0005" w:rsidP="00002157">
            <w:pPr>
              <w:rPr>
                <w:rFonts w:cstheme="minorHAnsi"/>
              </w:rPr>
            </w:pPr>
            <w:hyperlink r:id="rId20" w:history="1">
              <w:r w:rsidRPr="00DA2F9A">
                <w:rPr>
                  <w:rStyle w:val="af"/>
                  <w:rFonts w:cstheme="minorHAnsi"/>
                </w:rPr>
                <w:t>http://nybb.hs.columbia.edu/</w:t>
              </w:r>
            </w:hyperlink>
            <w:r>
              <w:rPr>
                <w:rFonts w:cstheme="minorHAnsi"/>
              </w:rPr>
              <w:t xml:space="preserve"> </w:t>
            </w:r>
          </w:p>
        </w:tc>
      </w:tr>
      <w:tr w:rsidR="005003E0" w:rsidRPr="00A30292" w14:paraId="3779FC52" w14:textId="77777777" w:rsidTr="00CD2EB6">
        <w:trPr>
          <w:cantSplit/>
          <w:trHeight w:val="259"/>
        </w:trPr>
        <w:tc>
          <w:tcPr>
            <w:tcW w:w="4878" w:type="dxa"/>
            <w:tcBorders>
              <w:bottom w:val="single" w:sz="12" w:space="0" w:color="000000"/>
            </w:tcBorders>
          </w:tcPr>
          <w:p w14:paraId="102E224F" w14:textId="56B42E29" w:rsidR="005003E0" w:rsidRPr="00A30292" w:rsidRDefault="005003E0" w:rsidP="00002157">
            <w:pPr>
              <w:tabs>
                <w:tab w:val="left" w:pos="1525"/>
              </w:tabs>
              <w:rPr>
                <w:rFonts w:cstheme="minorHAnsi"/>
              </w:rPr>
            </w:pPr>
            <w:r w:rsidRPr="00A30292">
              <w:rPr>
                <w:rFonts w:cstheme="minorHAnsi"/>
              </w:rPr>
              <w:t>Patient-derived xenografts (PDX)</w:t>
            </w:r>
          </w:p>
        </w:tc>
        <w:tc>
          <w:tcPr>
            <w:tcW w:w="2610" w:type="dxa"/>
            <w:tcBorders>
              <w:bottom w:val="single" w:sz="12" w:space="0" w:color="000000"/>
            </w:tcBorders>
          </w:tcPr>
          <w:p w14:paraId="54E6E8E5" w14:textId="798B3344" w:rsidR="005003E0" w:rsidRPr="00A30292" w:rsidRDefault="005003E0" w:rsidP="00002157">
            <w:pPr>
              <w:rPr>
                <w:rFonts w:cstheme="minorHAnsi"/>
              </w:rPr>
            </w:pPr>
            <w:r w:rsidRPr="00A30292">
              <w:rPr>
                <w:rFonts w:cstheme="minorHAnsi"/>
              </w:rPr>
              <w:t>Children's Oncology Group Cell Culture and Xenograft Repository</w:t>
            </w:r>
          </w:p>
        </w:tc>
        <w:tc>
          <w:tcPr>
            <w:tcW w:w="2088" w:type="dxa"/>
            <w:tcBorders>
              <w:bottom w:val="single" w:sz="12" w:space="0" w:color="000000"/>
            </w:tcBorders>
          </w:tcPr>
          <w:p w14:paraId="39817BDF" w14:textId="361087A5" w:rsidR="005003E0" w:rsidRPr="00A30292" w:rsidRDefault="00FF0005" w:rsidP="00002157">
            <w:pPr>
              <w:rPr>
                <w:rFonts w:cstheme="minorHAnsi"/>
              </w:rPr>
            </w:pPr>
            <w:hyperlink r:id="rId21" w:history="1">
              <w:r w:rsidRPr="00DA2F9A">
                <w:rPr>
                  <w:rStyle w:val="af"/>
                  <w:rFonts w:cstheme="minorHAnsi"/>
                </w:rPr>
                <w:t>http://cogcell.org/</w:t>
              </w:r>
            </w:hyperlink>
            <w:r>
              <w:rPr>
                <w:rFonts w:cstheme="minorHAnsi"/>
              </w:rPr>
              <w:t xml:space="preserve"> </w:t>
            </w:r>
          </w:p>
        </w:tc>
      </w:tr>
      <w:tr w:rsidR="00FF0005" w:rsidRPr="00FF0005" w14:paraId="04F1E746" w14:textId="77777777" w:rsidTr="00FF0005">
        <w:trPr>
          <w:cantSplit/>
          <w:trHeight w:val="259"/>
        </w:trPr>
        <w:tc>
          <w:tcPr>
            <w:tcW w:w="9576" w:type="dxa"/>
            <w:gridSpan w:val="3"/>
            <w:tcBorders>
              <w:top w:val="single" w:sz="12" w:space="0" w:color="000000"/>
              <w:bottom w:val="single" w:sz="12" w:space="0" w:color="000000"/>
            </w:tcBorders>
          </w:tcPr>
          <w:p w14:paraId="2E1C0B80" w14:textId="713BE727" w:rsidR="005003E0" w:rsidRPr="00CD2EB6" w:rsidRDefault="005003E0" w:rsidP="00C20398">
            <w:pPr>
              <w:rPr>
                <w:rFonts w:cstheme="minorHAnsi"/>
                <w:color w:val="C00000"/>
              </w:rPr>
            </w:pPr>
            <w:r w:rsidRPr="00CD2EB6">
              <w:rPr>
                <w:rFonts w:cstheme="minorHAnsi"/>
                <w:color w:val="C00000"/>
              </w:rPr>
              <w:t xml:space="preserve">Chemicals, </w:t>
            </w:r>
            <w:r w:rsidR="00581B97" w:rsidRPr="00CD2EB6">
              <w:rPr>
                <w:rFonts w:cstheme="minorHAnsi"/>
                <w:color w:val="C00000"/>
              </w:rPr>
              <w:t>peptides</w:t>
            </w:r>
            <w:r w:rsidRPr="00CD2EB6">
              <w:rPr>
                <w:rFonts w:cstheme="minorHAnsi"/>
                <w:color w:val="C00000"/>
              </w:rPr>
              <w:t xml:space="preserve">, and </w:t>
            </w:r>
            <w:r w:rsidR="00581B97" w:rsidRPr="00CD2EB6">
              <w:rPr>
                <w:rFonts w:cstheme="minorHAnsi"/>
                <w:color w:val="C00000"/>
              </w:rPr>
              <w:t>recombinant proteins</w:t>
            </w:r>
          </w:p>
        </w:tc>
      </w:tr>
      <w:tr w:rsidR="005003E0" w:rsidRPr="00A30292" w14:paraId="34583BCC" w14:textId="77777777" w:rsidTr="00CD2EB6">
        <w:trPr>
          <w:cantSplit/>
          <w:trHeight w:val="259"/>
        </w:trPr>
        <w:tc>
          <w:tcPr>
            <w:tcW w:w="4878" w:type="dxa"/>
            <w:tcBorders>
              <w:top w:val="single" w:sz="12" w:space="0" w:color="000000"/>
            </w:tcBorders>
          </w:tcPr>
          <w:p w14:paraId="4F421DA1" w14:textId="77777777" w:rsidR="005003E0" w:rsidRPr="00A30292" w:rsidRDefault="005003E0" w:rsidP="0023691E">
            <w:pPr>
              <w:rPr>
                <w:rFonts w:cstheme="minorHAnsi"/>
              </w:rPr>
            </w:pPr>
            <w:r w:rsidRPr="00A30292">
              <w:rPr>
                <w:rFonts w:cstheme="minorHAnsi"/>
              </w:rPr>
              <w:t>MK-2206 AKT inhibitor</w:t>
            </w:r>
          </w:p>
        </w:tc>
        <w:tc>
          <w:tcPr>
            <w:tcW w:w="2610" w:type="dxa"/>
            <w:tcBorders>
              <w:top w:val="single" w:sz="12" w:space="0" w:color="000000"/>
            </w:tcBorders>
          </w:tcPr>
          <w:p w14:paraId="367781FB" w14:textId="77777777" w:rsidR="005003E0" w:rsidRPr="00A30292" w:rsidRDefault="005003E0" w:rsidP="0023691E">
            <w:pPr>
              <w:rPr>
                <w:rFonts w:cstheme="minorHAnsi"/>
              </w:rPr>
            </w:pPr>
            <w:r w:rsidRPr="00A30292">
              <w:rPr>
                <w:rFonts w:cstheme="minorHAnsi"/>
              </w:rPr>
              <w:t>Selleck Chemicals</w:t>
            </w:r>
          </w:p>
        </w:tc>
        <w:tc>
          <w:tcPr>
            <w:tcW w:w="2088" w:type="dxa"/>
            <w:tcBorders>
              <w:top w:val="single" w:sz="12" w:space="0" w:color="000000"/>
            </w:tcBorders>
          </w:tcPr>
          <w:p w14:paraId="21C24184" w14:textId="3926BD15" w:rsidR="005003E0" w:rsidRPr="00A30292" w:rsidRDefault="005003E0" w:rsidP="00DA35ED">
            <w:pPr>
              <w:rPr>
                <w:rFonts w:eastAsia="Times New Roman" w:cstheme="minorHAnsi"/>
              </w:rPr>
            </w:pPr>
            <w:r w:rsidRPr="00A30292">
              <w:rPr>
                <w:rStyle w:val="ptitle"/>
                <w:rFonts w:cstheme="minorHAnsi"/>
              </w:rPr>
              <w:t xml:space="preserve">S1078; CAS: </w:t>
            </w:r>
            <w:r w:rsidRPr="00A30292">
              <w:rPr>
                <w:rFonts w:eastAsia="Times New Roman" w:cstheme="minorHAnsi"/>
                <w:color w:val="000000"/>
              </w:rPr>
              <w:t>1032350-13-2</w:t>
            </w:r>
          </w:p>
        </w:tc>
      </w:tr>
      <w:tr w:rsidR="005003E0" w:rsidRPr="00A30292" w14:paraId="1B6198AC" w14:textId="77777777" w:rsidTr="00CD2EB6">
        <w:trPr>
          <w:cantSplit/>
          <w:trHeight w:val="259"/>
        </w:trPr>
        <w:tc>
          <w:tcPr>
            <w:tcW w:w="4878" w:type="dxa"/>
          </w:tcPr>
          <w:p w14:paraId="37FAC897" w14:textId="77777777" w:rsidR="005003E0" w:rsidRPr="00A30292" w:rsidRDefault="005003E0" w:rsidP="0023691E">
            <w:pPr>
              <w:rPr>
                <w:rFonts w:cstheme="minorHAnsi"/>
              </w:rPr>
            </w:pPr>
            <w:r w:rsidRPr="00A30292">
              <w:rPr>
                <w:rFonts w:cstheme="minorHAnsi"/>
              </w:rPr>
              <w:t>SB-505124</w:t>
            </w:r>
          </w:p>
        </w:tc>
        <w:tc>
          <w:tcPr>
            <w:tcW w:w="2610" w:type="dxa"/>
          </w:tcPr>
          <w:p w14:paraId="2AEE2DA3" w14:textId="77777777" w:rsidR="005003E0" w:rsidRPr="00A30292" w:rsidRDefault="005003E0" w:rsidP="0023691E">
            <w:pPr>
              <w:rPr>
                <w:rFonts w:cstheme="minorHAnsi"/>
              </w:rPr>
            </w:pPr>
            <w:r w:rsidRPr="00A30292">
              <w:rPr>
                <w:rFonts w:cstheme="minorHAnsi"/>
              </w:rPr>
              <w:t>Sigma-Aldrich</w:t>
            </w:r>
          </w:p>
        </w:tc>
        <w:tc>
          <w:tcPr>
            <w:tcW w:w="2088" w:type="dxa"/>
          </w:tcPr>
          <w:p w14:paraId="0E598575" w14:textId="1E30A3E6" w:rsidR="005003E0" w:rsidRPr="00A30292" w:rsidRDefault="005003E0" w:rsidP="00DA35ED">
            <w:pPr>
              <w:rPr>
                <w:rFonts w:eastAsia="Times New Roman" w:cstheme="minorHAnsi"/>
              </w:rPr>
            </w:pPr>
            <w:r w:rsidRPr="00A30292">
              <w:rPr>
                <w:rFonts w:eastAsia="Times New Roman" w:cstheme="minorHAnsi"/>
                <w:bCs/>
                <w:color w:val="000000"/>
                <w:shd w:val="clear" w:color="auto" w:fill="FFFFFF"/>
              </w:rPr>
              <w:t>S4696; CAS: 694433-59-5 (free base)</w:t>
            </w:r>
          </w:p>
        </w:tc>
      </w:tr>
      <w:tr w:rsidR="005003E0" w:rsidRPr="00A30292" w14:paraId="6994A22D" w14:textId="77777777" w:rsidTr="00CD2EB6">
        <w:trPr>
          <w:cantSplit/>
          <w:trHeight w:val="259"/>
        </w:trPr>
        <w:tc>
          <w:tcPr>
            <w:tcW w:w="4878" w:type="dxa"/>
          </w:tcPr>
          <w:p w14:paraId="0A2AB6AF" w14:textId="77777777" w:rsidR="005003E0" w:rsidRPr="00A30292" w:rsidRDefault="005003E0" w:rsidP="0023691E">
            <w:pPr>
              <w:rPr>
                <w:rFonts w:cstheme="minorHAnsi"/>
              </w:rPr>
            </w:pPr>
            <w:r w:rsidRPr="00A30292">
              <w:rPr>
                <w:rFonts w:cstheme="minorHAnsi"/>
              </w:rPr>
              <w:t>Picrotoxin</w:t>
            </w:r>
          </w:p>
        </w:tc>
        <w:tc>
          <w:tcPr>
            <w:tcW w:w="2610" w:type="dxa"/>
          </w:tcPr>
          <w:p w14:paraId="23AF13E5" w14:textId="77777777" w:rsidR="005003E0" w:rsidRPr="00A30292" w:rsidRDefault="005003E0" w:rsidP="0023691E">
            <w:pPr>
              <w:rPr>
                <w:rFonts w:cstheme="minorHAnsi"/>
              </w:rPr>
            </w:pPr>
            <w:r w:rsidRPr="00A30292">
              <w:rPr>
                <w:rFonts w:cstheme="minorHAnsi"/>
              </w:rPr>
              <w:t>Sigma-Aldrich</w:t>
            </w:r>
          </w:p>
        </w:tc>
        <w:tc>
          <w:tcPr>
            <w:tcW w:w="2088" w:type="dxa"/>
          </w:tcPr>
          <w:p w14:paraId="0E9AF423" w14:textId="4B0C7D27" w:rsidR="005003E0" w:rsidRPr="00A30292" w:rsidRDefault="005003E0" w:rsidP="00DA35ED">
            <w:pPr>
              <w:rPr>
                <w:rFonts w:cstheme="minorHAnsi"/>
              </w:rPr>
            </w:pPr>
            <w:r w:rsidRPr="00A30292">
              <w:rPr>
                <w:rFonts w:cstheme="minorHAnsi"/>
              </w:rPr>
              <w:t>P1675; CAS: 124-87-8</w:t>
            </w:r>
          </w:p>
        </w:tc>
      </w:tr>
      <w:tr w:rsidR="005003E0" w:rsidRPr="00A30292" w14:paraId="36373EBE" w14:textId="77777777" w:rsidTr="00CD2EB6">
        <w:trPr>
          <w:cantSplit/>
          <w:trHeight w:val="259"/>
        </w:trPr>
        <w:tc>
          <w:tcPr>
            <w:tcW w:w="4878" w:type="dxa"/>
          </w:tcPr>
          <w:p w14:paraId="061E92C9" w14:textId="77777777" w:rsidR="005003E0" w:rsidRPr="00A30292" w:rsidRDefault="005003E0" w:rsidP="0023691E">
            <w:pPr>
              <w:rPr>
                <w:rFonts w:cstheme="minorHAnsi"/>
              </w:rPr>
            </w:pPr>
            <w:r w:rsidRPr="00A30292">
              <w:rPr>
                <w:rFonts w:cstheme="minorHAnsi"/>
              </w:rPr>
              <w:t xml:space="preserve">Human TGF-β </w:t>
            </w:r>
          </w:p>
        </w:tc>
        <w:tc>
          <w:tcPr>
            <w:tcW w:w="2610" w:type="dxa"/>
          </w:tcPr>
          <w:p w14:paraId="5DF1D4DA" w14:textId="77777777" w:rsidR="005003E0" w:rsidRPr="00A30292" w:rsidRDefault="005003E0" w:rsidP="0023691E">
            <w:pPr>
              <w:rPr>
                <w:rFonts w:cstheme="minorHAnsi"/>
              </w:rPr>
            </w:pPr>
            <w:r w:rsidRPr="00A30292">
              <w:rPr>
                <w:rFonts w:cstheme="minorHAnsi"/>
              </w:rPr>
              <w:t>R&amp;D</w:t>
            </w:r>
          </w:p>
        </w:tc>
        <w:tc>
          <w:tcPr>
            <w:tcW w:w="2088" w:type="dxa"/>
          </w:tcPr>
          <w:p w14:paraId="217F9301" w14:textId="392A2FC3" w:rsidR="005003E0" w:rsidRPr="00A30292" w:rsidRDefault="005003E0" w:rsidP="00DA35ED">
            <w:pPr>
              <w:rPr>
                <w:rFonts w:cstheme="minorHAnsi"/>
              </w:rPr>
            </w:pPr>
            <w:r w:rsidRPr="00A30292">
              <w:rPr>
                <w:rFonts w:cstheme="minorHAnsi"/>
              </w:rPr>
              <w:t xml:space="preserve">240-B; </w:t>
            </w:r>
            <w:proofErr w:type="spellStart"/>
            <w:r w:rsidRPr="00A30292">
              <w:rPr>
                <w:rFonts w:cstheme="minorHAnsi"/>
              </w:rPr>
              <w:t>GenPept</w:t>
            </w:r>
            <w:proofErr w:type="spellEnd"/>
            <w:r w:rsidRPr="00A30292">
              <w:rPr>
                <w:rFonts w:cstheme="minorHAnsi"/>
              </w:rPr>
              <w:t>: P01137</w:t>
            </w:r>
          </w:p>
        </w:tc>
      </w:tr>
      <w:tr w:rsidR="005003E0" w:rsidRPr="00A30292" w14:paraId="134F3C5C" w14:textId="77777777" w:rsidTr="00CD2EB6">
        <w:trPr>
          <w:cantSplit/>
          <w:trHeight w:val="259"/>
        </w:trPr>
        <w:tc>
          <w:tcPr>
            <w:tcW w:w="4878" w:type="dxa"/>
            <w:tcBorders>
              <w:bottom w:val="single" w:sz="2" w:space="0" w:color="000000"/>
            </w:tcBorders>
          </w:tcPr>
          <w:p w14:paraId="006ECD67" w14:textId="77777777" w:rsidR="005003E0" w:rsidRPr="00A30292" w:rsidRDefault="005003E0" w:rsidP="0023691E">
            <w:pPr>
              <w:pStyle w:val="Default"/>
              <w:rPr>
                <w:rFonts w:asciiTheme="minorHAnsi" w:hAnsiTheme="minorHAnsi" w:cstheme="minorHAnsi"/>
                <w:sz w:val="22"/>
                <w:szCs w:val="22"/>
              </w:rPr>
            </w:pPr>
            <w:r w:rsidRPr="00A30292">
              <w:rPr>
                <w:rFonts w:asciiTheme="minorHAnsi" w:hAnsiTheme="minorHAnsi" w:cstheme="minorHAnsi"/>
                <w:sz w:val="22"/>
                <w:szCs w:val="22"/>
              </w:rPr>
              <w:t xml:space="preserve">Activated S6K1 </w:t>
            </w:r>
          </w:p>
        </w:tc>
        <w:tc>
          <w:tcPr>
            <w:tcW w:w="2610" w:type="dxa"/>
            <w:tcBorders>
              <w:bottom w:val="single" w:sz="2" w:space="0" w:color="000000"/>
            </w:tcBorders>
          </w:tcPr>
          <w:p w14:paraId="35CA9BBF" w14:textId="77777777" w:rsidR="005003E0" w:rsidRPr="00A30292" w:rsidRDefault="005003E0" w:rsidP="0023691E">
            <w:pPr>
              <w:rPr>
                <w:rFonts w:cstheme="minorHAnsi"/>
              </w:rPr>
            </w:pPr>
            <w:r w:rsidRPr="00A30292">
              <w:rPr>
                <w:rFonts w:cstheme="minorHAnsi"/>
              </w:rPr>
              <w:t>Millipore</w:t>
            </w:r>
          </w:p>
        </w:tc>
        <w:tc>
          <w:tcPr>
            <w:tcW w:w="2088" w:type="dxa"/>
            <w:tcBorders>
              <w:bottom w:val="single" w:sz="2" w:space="0" w:color="000000"/>
            </w:tcBorders>
          </w:tcPr>
          <w:p w14:paraId="38C5B220" w14:textId="22772994" w:rsidR="005003E0" w:rsidRPr="00A30292" w:rsidRDefault="005003E0" w:rsidP="0023691E">
            <w:pPr>
              <w:pStyle w:val="Default"/>
              <w:rPr>
                <w:rFonts w:asciiTheme="minorHAnsi" w:hAnsiTheme="minorHAnsi" w:cstheme="minorHAnsi"/>
                <w:sz w:val="22"/>
                <w:szCs w:val="22"/>
              </w:rPr>
            </w:pPr>
            <w:r w:rsidRPr="00A30292">
              <w:rPr>
                <w:rFonts w:asciiTheme="minorHAnsi" w:hAnsiTheme="minorHAnsi" w:cstheme="minorHAnsi"/>
                <w:sz w:val="22"/>
                <w:szCs w:val="22"/>
              </w:rPr>
              <w:t>Cat#14-486</w:t>
            </w:r>
          </w:p>
        </w:tc>
      </w:tr>
      <w:tr w:rsidR="005003E0" w:rsidRPr="00A30292" w14:paraId="053688C3" w14:textId="77777777" w:rsidTr="00CD2EB6">
        <w:trPr>
          <w:cantSplit/>
          <w:trHeight w:val="259"/>
        </w:trPr>
        <w:tc>
          <w:tcPr>
            <w:tcW w:w="4878" w:type="dxa"/>
            <w:tcBorders>
              <w:bottom w:val="single" w:sz="12" w:space="0" w:color="000000"/>
            </w:tcBorders>
          </w:tcPr>
          <w:p w14:paraId="61CB5AE1" w14:textId="77777777" w:rsidR="005003E0" w:rsidRPr="00A30292" w:rsidRDefault="005003E0" w:rsidP="0023691E">
            <w:pPr>
              <w:rPr>
                <w:rFonts w:cstheme="minorHAnsi"/>
              </w:rPr>
            </w:pPr>
            <w:r w:rsidRPr="00A30292">
              <w:rPr>
                <w:rFonts w:cstheme="minorHAnsi"/>
              </w:rPr>
              <w:t xml:space="preserve">GST-BMAL1 </w:t>
            </w:r>
          </w:p>
        </w:tc>
        <w:tc>
          <w:tcPr>
            <w:tcW w:w="2610" w:type="dxa"/>
            <w:tcBorders>
              <w:bottom w:val="single" w:sz="12" w:space="0" w:color="000000"/>
            </w:tcBorders>
          </w:tcPr>
          <w:p w14:paraId="516A5230" w14:textId="77777777" w:rsidR="005003E0" w:rsidRPr="00A30292" w:rsidRDefault="005003E0" w:rsidP="0023691E">
            <w:pPr>
              <w:rPr>
                <w:rFonts w:cstheme="minorHAnsi"/>
              </w:rPr>
            </w:pPr>
            <w:r w:rsidRPr="00A30292">
              <w:rPr>
                <w:rFonts w:cstheme="minorHAnsi"/>
              </w:rPr>
              <w:t xml:space="preserve">Novus </w:t>
            </w:r>
          </w:p>
        </w:tc>
        <w:tc>
          <w:tcPr>
            <w:tcW w:w="2088" w:type="dxa"/>
            <w:tcBorders>
              <w:bottom w:val="single" w:sz="12" w:space="0" w:color="000000"/>
            </w:tcBorders>
          </w:tcPr>
          <w:p w14:paraId="76DFDD37" w14:textId="5082CF28" w:rsidR="005003E0" w:rsidRPr="00A30292" w:rsidRDefault="005003E0" w:rsidP="0023691E">
            <w:pPr>
              <w:rPr>
                <w:rFonts w:cstheme="minorHAnsi"/>
              </w:rPr>
            </w:pPr>
            <w:r w:rsidRPr="00A30292">
              <w:rPr>
                <w:rFonts w:cstheme="minorHAnsi"/>
              </w:rPr>
              <w:t>Cat#H00000406-P01</w:t>
            </w:r>
          </w:p>
        </w:tc>
      </w:tr>
      <w:tr w:rsidR="00FF0005" w:rsidRPr="00FF0005" w14:paraId="024A137C" w14:textId="77777777" w:rsidTr="00FF0005">
        <w:trPr>
          <w:cantSplit/>
          <w:trHeight w:val="259"/>
        </w:trPr>
        <w:tc>
          <w:tcPr>
            <w:tcW w:w="9576" w:type="dxa"/>
            <w:gridSpan w:val="3"/>
            <w:tcBorders>
              <w:top w:val="single" w:sz="12" w:space="0" w:color="000000"/>
              <w:bottom w:val="single" w:sz="12" w:space="0" w:color="000000"/>
            </w:tcBorders>
          </w:tcPr>
          <w:p w14:paraId="18294508" w14:textId="36FBAC3E" w:rsidR="005003E0" w:rsidRPr="00CD2EB6" w:rsidRDefault="005003E0" w:rsidP="0023691E">
            <w:pPr>
              <w:rPr>
                <w:rFonts w:cstheme="minorHAnsi"/>
                <w:color w:val="C00000"/>
              </w:rPr>
            </w:pPr>
            <w:r w:rsidRPr="00CD2EB6">
              <w:rPr>
                <w:rFonts w:cstheme="minorHAnsi"/>
                <w:color w:val="C00000"/>
              </w:rPr>
              <w:t xml:space="preserve">Critical </w:t>
            </w:r>
            <w:r w:rsidR="00581B97" w:rsidRPr="00CD2EB6">
              <w:rPr>
                <w:rFonts w:cstheme="minorHAnsi"/>
                <w:color w:val="C00000"/>
              </w:rPr>
              <w:t>commercial assays</w:t>
            </w:r>
          </w:p>
        </w:tc>
      </w:tr>
      <w:tr w:rsidR="005003E0" w:rsidRPr="00A30292" w14:paraId="4790873F" w14:textId="77777777" w:rsidTr="00CD2EB6">
        <w:trPr>
          <w:cantSplit/>
          <w:trHeight w:val="259"/>
        </w:trPr>
        <w:tc>
          <w:tcPr>
            <w:tcW w:w="4878" w:type="dxa"/>
            <w:tcBorders>
              <w:top w:val="single" w:sz="12" w:space="0" w:color="000000"/>
            </w:tcBorders>
          </w:tcPr>
          <w:p w14:paraId="6EDA2BC6" w14:textId="77777777" w:rsidR="005003E0" w:rsidRPr="00A30292" w:rsidRDefault="005003E0" w:rsidP="0023691E">
            <w:pPr>
              <w:pStyle w:val="Default"/>
              <w:rPr>
                <w:rFonts w:asciiTheme="minorHAnsi" w:hAnsiTheme="minorHAnsi" w:cstheme="minorHAnsi"/>
                <w:color w:val="auto"/>
                <w:sz w:val="22"/>
                <w:szCs w:val="22"/>
              </w:rPr>
            </w:pPr>
            <w:proofErr w:type="spellStart"/>
            <w:r w:rsidRPr="00A30292">
              <w:rPr>
                <w:rFonts w:asciiTheme="minorHAnsi" w:hAnsiTheme="minorHAnsi" w:cstheme="minorHAnsi"/>
                <w:color w:val="auto"/>
                <w:sz w:val="22"/>
                <w:szCs w:val="22"/>
              </w:rPr>
              <w:t>EasyTag</w:t>
            </w:r>
            <w:proofErr w:type="spellEnd"/>
            <w:r w:rsidRPr="00A30292">
              <w:rPr>
                <w:rFonts w:asciiTheme="minorHAnsi" w:hAnsiTheme="minorHAnsi" w:cstheme="minorHAnsi"/>
                <w:color w:val="auto"/>
                <w:sz w:val="22"/>
                <w:szCs w:val="22"/>
              </w:rPr>
              <w:t xml:space="preserve"> EXPRESS 35S Protein Labeling Kit</w:t>
            </w:r>
          </w:p>
        </w:tc>
        <w:tc>
          <w:tcPr>
            <w:tcW w:w="2610" w:type="dxa"/>
            <w:tcBorders>
              <w:top w:val="single" w:sz="12" w:space="0" w:color="000000"/>
            </w:tcBorders>
          </w:tcPr>
          <w:p w14:paraId="42CE3FD2" w14:textId="700B9F3C" w:rsidR="005003E0" w:rsidRPr="00A30292" w:rsidRDefault="005003E0" w:rsidP="0023691E">
            <w:pPr>
              <w:rPr>
                <w:rFonts w:cstheme="minorHAnsi"/>
                <w:i/>
              </w:rPr>
            </w:pPr>
            <w:r w:rsidRPr="00A30292">
              <w:rPr>
                <w:rFonts w:cstheme="minorHAnsi"/>
              </w:rPr>
              <w:t>PerkinElmer</w:t>
            </w:r>
          </w:p>
        </w:tc>
        <w:tc>
          <w:tcPr>
            <w:tcW w:w="2088" w:type="dxa"/>
            <w:tcBorders>
              <w:top w:val="single" w:sz="12" w:space="0" w:color="000000"/>
            </w:tcBorders>
          </w:tcPr>
          <w:p w14:paraId="7D7333A0" w14:textId="77777777" w:rsidR="005003E0" w:rsidRPr="00A30292" w:rsidRDefault="005003E0" w:rsidP="0023691E">
            <w:pPr>
              <w:pStyle w:val="Default"/>
              <w:rPr>
                <w:rFonts w:asciiTheme="minorHAnsi" w:hAnsiTheme="minorHAnsi" w:cstheme="minorHAnsi"/>
                <w:sz w:val="22"/>
                <w:szCs w:val="22"/>
              </w:rPr>
            </w:pPr>
            <w:r w:rsidRPr="00A30292">
              <w:rPr>
                <w:rFonts w:asciiTheme="minorHAnsi" w:hAnsiTheme="minorHAnsi" w:cstheme="minorHAnsi"/>
                <w:sz w:val="22"/>
                <w:szCs w:val="22"/>
              </w:rPr>
              <w:t xml:space="preserve">NEG772014MC </w:t>
            </w:r>
          </w:p>
        </w:tc>
      </w:tr>
      <w:tr w:rsidR="005003E0" w:rsidRPr="00A30292" w14:paraId="7811C6D4" w14:textId="77777777" w:rsidTr="00CD2EB6">
        <w:trPr>
          <w:cantSplit/>
          <w:trHeight w:val="259"/>
        </w:trPr>
        <w:tc>
          <w:tcPr>
            <w:tcW w:w="4878" w:type="dxa"/>
            <w:tcBorders>
              <w:bottom w:val="single" w:sz="2" w:space="0" w:color="000000"/>
            </w:tcBorders>
          </w:tcPr>
          <w:p w14:paraId="0EA15B20" w14:textId="77777777" w:rsidR="005003E0" w:rsidRPr="00A30292" w:rsidRDefault="005003E0" w:rsidP="0023691E">
            <w:pPr>
              <w:rPr>
                <w:rFonts w:cstheme="minorHAnsi"/>
              </w:rPr>
            </w:pPr>
            <w:proofErr w:type="spellStart"/>
            <w:r w:rsidRPr="00A30292">
              <w:rPr>
                <w:rFonts w:cstheme="minorHAnsi"/>
              </w:rPr>
              <w:t>CaspaseGlo</w:t>
            </w:r>
            <w:proofErr w:type="spellEnd"/>
            <w:r w:rsidRPr="00A30292">
              <w:rPr>
                <w:rFonts w:cstheme="minorHAnsi"/>
              </w:rPr>
              <w:t xml:space="preserve"> 3/7</w:t>
            </w:r>
          </w:p>
        </w:tc>
        <w:tc>
          <w:tcPr>
            <w:tcW w:w="2610" w:type="dxa"/>
            <w:tcBorders>
              <w:bottom w:val="single" w:sz="2" w:space="0" w:color="000000"/>
            </w:tcBorders>
          </w:tcPr>
          <w:p w14:paraId="5F3188EE" w14:textId="77777777" w:rsidR="005003E0" w:rsidRPr="00A30292" w:rsidRDefault="005003E0" w:rsidP="0023691E">
            <w:pPr>
              <w:rPr>
                <w:rFonts w:cstheme="minorHAnsi"/>
              </w:rPr>
            </w:pPr>
            <w:r w:rsidRPr="00A30292">
              <w:rPr>
                <w:rFonts w:cstheme="minorHAnsi"/>
              </w:rPr>
              <w:t>Promega</w:t>
            </w:r>
          </w:p>
        </w:tc>
        <w:tc>
          <w:tcPr>
            <w:tcW w:w="2088" w:type="dxa"/>
            <w:tcBorders>
              <w:bottom w:val="single" w:sz="2" w:space="0" w:color="000000"/>
            </w:tcBorders>
          </w:tcPr>
          <w:p w14:paraId="0A5EF60B" w14:textId="77777777" w:rsidR="005003E0" w:rsidRPr="00A30292" w:rsidRDefault="005003E0" w:rsidP="0023691E">
            <w:pPr>
              <w:rPr>
                <w:rFonts w:cstheme="minorHAnsi"/>
              </w:rPr>
            </w:pPr>
            <w:r w:rsidRPr="00A30292">
              <w:rPr>
                <w:rFonts w:cstheme="minorHAnsi"/>
              </w:rPr>
              <w:t>G8090</w:t>
            </w:r>
          </w:p>
        </w:tc>
      </w:tr>
      <w:tr w:rsidR="005003E0" w:rsidRPr="00A30292" w14:paraId="084FA805" w14:textId="77777777" w:rsidTr="00CD2EB6">
        <w:trPr>
          <w:cantSplit/>
          <w:trHeight w:val="259"/>
        </w:trPr>
        <w:tc>
          <w:tcPr>
            <w:tcW w:w="4878" w:type="dxa"/>
            <w:tcBorders>
              <w:bottom w:val="single" w:sz="12" w:space="0" w:color="000000"/>
            </w:tcBorders>
          </w:tcPr>
          <w:p w14:paraId="5D05B41E" w14:textId="77777777" w:rsidR="005003E0" w:rsidRPr="00A30292" w:rsidRDefault="005003E0" w:rsidP="0023691E">
            <w:pPr>
              <w:rPr>
                <w:rFonts w:cstheme="minorHAnsi"/>
              </w:rPr>
            </w:pPr>
            <w:proofErr w:type="spellStart"/>
            <w:r w:rsidRPr="00A30292">
              <w:rPr>
                <w:rFonts w:cstheme="minorHAnsi"/>
              </w:rPr>
              <w:t>TruSeq</w:t>
            </w:r>
            <w:proofErr w:type="spellEnd"/>
            <w:r w:rsidRPr="00A30292">
              <w:rPr>
                <w:rFonts w:cstheme="minorHAnsi"/>
              </w:rPr>
              <w:t xml:space="preserve"> </w:t>
            </w:r>
            <w:proofErr w:type="spellStart"/>
            <w:r w:rsidRPr="00A30292">
              <w:rPr>
                <w:rFonts w:cstheme="minorHAnsi"/>
              </w:rPr>
              <w:t>ChIP</w:t>
            </w:r>
            <w:proofErr w:type="spellEnd"/>
            <w:r w:rsidRPr="00A30292">
              <w:rPr>
                <w:rFonts w:cstheme="minorHAnsi"/>
              </w:rPr>
              <w:t xml:space="preserve"> Sample Prep Kit</w:t>
            </w:r>
          </w:p>
        </w:tc>
        <w:tc>
          <w:tcPr>
            <w:tcW w:w="2610" w:type="dxa"/>
            <w:tcBorders>
              <w:bottom w:val="single" w:sz="12" w:space="0" w:color="000000"/>
            </w:tcBorders>
          </w:tcPr>
          <w:p w14:paraId="3EDBBB8A" w14:textId="77777777" w:rsidR="005003E0" w:rsidRPr="00A30292" w:rsidRDefault="005003E0" w:rsidP="0023691E">
            <w:pPr>
              <w:rPr>
                <w:rFonts w:cstheme="minorHAnsi"/>
              </w:rPr>
            </w:pPr>
            <w:r w:rsidRPr="00A30292">
              <w:rPr>
                <w:rFonts w:cstheme="minorHAnsi"/>
              </w:rPr>
              <w:t>Illumina</w:t>
            </w:r>
          </w:p>
        </w:tc>
        <w:tc>
          <w:tcPr>
            <w:tcW w:w="2088" w:type="dxa"/>
            <w:tcBorders>
              <w:bottom w:val="single" w:sz="12" w:space="0" w:color="000000"/>
            </w:tcBorders>
          </w:tcPr>
          <w:p w14:paraId="0EB67268" w14:textId="77777777" w:rsidR="005003E0" w:rsidRPr="00A30292" w:rsidRDefault="005003E0" w:rsidP="0023691E">
            <w:pPr>
              <w:rPr>
                <w:rFonts w:cstheme="minorHAnsi"/>
              </w:rPr>
            </w:pPr>
            <w:r w:rsidRPr="00A30292">
              <w:rPr>
                <w:rFonts w:cstheme="minorHAnsi"/>
              </w:rPr>
              <w:t>IP-202-1012</w:t>
            </w:r>
          </w:p>
        </w:tc>
      </w:tr>
      <w:tr w:rsidR="00FF0005" w:rsidRPr="00FF0005" w14:paraId="1EBBFA19" w14:textId="77777777" w:rsidTr="00FF0005">
        <w:trPr>
          <w:cantSplit/>
          <w:trHeight w:val="259"/>
        </w:trPr>
        <w:tc>
          <w:tcPr>
            <w:tcW w:w="9576" w:type="dxa"/>
            <w:gridSpan w:val="3"/>
            <w:tcBorders>
              <w:top w:val="single" w:sz="12" w:space="0" w:color="000000"/>
              <w:bottom w:val="single" w:sz="12" w:space="0" w:color="000000"/>
            </w:tcBorders>
          </w:tcPr>
          <w:p w14:paraId="72ED900B" w14:textId="08E8C367" w:rsidR="005003E0" w:rsidRPr="00CD2EB6" w:rsidRDefault="005003E0" w:rsidP="0023691E">
            <w:pPr>
              <w:rPr>
                <w:rFonts w:cstheme="minorHAnsi"/>
                <w:color w:val="C00000"/>
              </w:rPr>
            </w:pPr>
            <w:r w:rsidRPr="00CD2EB6">
              <w:rPr>
                <w:rFonts w:cstheme="minorHAnsi"/>
                <w:color w:val="C00000"/>
              </w:rPr>
              <w:t xml:space="preserve">Deposited </w:t>
            </w:r>
            <w:r w:rsidR="00581B97" w:rsidRPr="00CD2EB6">
              <w:rPr>
                <w:rFonts w:cstheme="minorHAnsi"/>
                <w:color w:val="C00000"/>
              </w:rPr>
              <w:t>data</w:t>
            </w:r>
          </w:p>
        </w:tc>
      </w:tr>
      <w:tr w:rsidR="005003E0" w:rsidRPr="00A30292" w14:paraId="5BAEE2B9" w14:textId="77777777" w:rsidTr="00CD2EB6">
        <w:trPr>
          <w:cantSplit/>
          <w:trHeight w:val="259"/>
        </w:trPr>
        <w:tc>
          <w:tcPr>
            <w:tcW w:w="4878" w:type="dxa"/>
            <w:tcBorders>
              <w:top w:val="single" w:sz="12" w:space="0" w:color="000000"/>
              <w:bottom w:val="single" w:sz="2" w:space="0" w:color="000000"/>
            </w:tcBorders>
          </w:tcPr>
          <w:p w14:paraId="2C764D8D" w14:textId="45521ACE" w:rsidR="005003E0" w:rsidRPr="00A30292" w:rsidRDefault="005003E0" w:rsidP="00EB3D5D">
            <w:pPr>
              <w:rPr>
                <w:rFonts w:cstheme="minorHAnsi"/>
              </w:rPr>
            </w:pPr>
            <w:r w:rsidRPr="00A30292">
              <w:rPr>
                <w:rFonts w:cstheme="minorHAnsi"/>
              </w:rPr>
              <w:t xml:space="preserve">Raw and analyzed data </w:t>
            </w:r>
          </w:p>
        </w:tc>
        <w:tc>
          <w:tcPr>
            <w:tcW w:w="2610" w:type="dxa"/>
            <w:tcBorders>
              <w:top w:val="single" w:sz="12" w:space="0" w:color="000000"/>
              <w:bottom w:val="single" w:sz="2" w:space="0" w:color="000000"/>
            </w:tcBorders>
          </w:tcPr>
          <w:p w14:paraId="5189E41A" w14:textId="77777777" w:rsidR="005003E0" w:rsidRPr="00A30292" w:rsidRDefault="005003E0" w:rsidP="0023691E">
            <w:pPr>
              <w:rPr>
                <w:rFonts w:cstheme="minorHAnsi"/>
              </w:rPr>
            </w:pPr>
            <w:r w:rsidRPr="00A30292">
              <w:rPr>
                <w:rFonts w:cstheme="minorHAnsi"/>
              </w:rPr>
              <w:t>This paper</w:t>
            </w:r>
          </w:p>
        </w:tc>
        <w:tc>
          <w:tcPr>
            <w:tcW w:w="2088" w:type="dxa"/>
            <w:tcBorders>
              <w:top w:val="single" w:sz="12" w:space="0" w:color="000000"/>
              <w:bottom w:val="single" w:sz="2" w:space="0" w:color="000000"/>
            </w:tcBorders>
          </w:tcPr>
          <w:p w14:paraId="32009708" w14:textId="79DB328A" w:rsidR="005003E0" w:rsidRPr="00A30292" w:rsidRDefault="005003E0" w:rsidP="0023691E">
            <w:pPr>
              <w:rPr>
                <w:rFonts w:cstheme="minorHAnsi"/>
              </w:rPr>
            </w:pPr>
            <w:r w:rsidRPr="00A30292">
              <w:rPr>
                <w:rFonts w:cstheme="minorHAnsi"/>
              </w:rPr>
              <w:t>GEO: GSE63473</w:t>
            </w:r>
          </w:p>
        </w:tc>
      </w:tr>
      <w:tr w:rsidR="005003E0" w:rsidRPr="00A30292" w14:paraId="28D7D375" w14:textId="77777777" w:rsidTr="00CD2EB6">
        <w:trPr>
          <w:cantSplit/>
          <w:trHeight w:val="259"/>
        </w:trPr>
        <w:tc>
          <w:tcPr>
            <w:tcW w:w="4878" w:type="dxa"/>
          </w:tcPr>
          <w:p w14:paraId="16EE2947" w14:textId="60720491" w:rsidR="005003E0" w:rsidRPr="00A30292" w:rsidRDefault="005003E0" w:rsidP="00002157">
            <w:pPr>
              <w:rPr>
                <w:rFonts w:cstheme="minorHAnsi"/>
              </w:rPr>
            </w:pPr>
            <w:r w:rsidRPr="00A30292">
              <w:rPr>
                <w:rFonts w:cstheme="minorHAnsi"/>
              </w:rPr>
              <w:t>B-RAF RBD (apo) structure</w:t>
            </w:r>
          </w:p>
        </w:tc>
        <w:tc>
          <w:tcPr>
            <w:tcW w:w="2610" w:type="dxa"/>
          </w:tcPr>
          <w:p w14:paraId="49B256B8" w14:textId="591841F1" w:rsidR="005003E0" w:rsidRPr="00A30292" w:rsidRDefault="005003E0" w:rsidP="00002157">
            <w:pPr>
              <w:rPr>
                <w:rFonts w:cstheme="minorHAnsi"/>
              </w:rPr>
            </w:pPr>
            <w:r w:rsidRPr="00A30292">
              <w:rPr>
                <w:rFonts w:cstheme="minorHAnsi"/>
              </w:rPr>
              <w:t>This paper</w:t>
            </w:r>
          </w:p>
        </w:tc>
        <w:tc>
          <w:tcPr>
            <w:tcW w:w="2088" w:type="dxa"/>
          </w:tcPr>
          <w:p w14:paraId="59B5A716" w14:textId="7F7AD572" w:rsidR="005003E0" w:rsidRPr="00A30292" w:rsidRDefault="005003E0" w:rsidP="00002157">
            <w:pPr>
              <w:rPr>
                <w:rFonts w:cstheme="minorHAnsi"/>
              </w:rPr>
            </w:pPr>
            <w:r w:rsidRPr="00A30292">
              <w:rPr>
                <w:rFonts w:cstheme="minorHAnsi"/>
              </w:rPr>
              <w:t>PDB: 5J17</w:t>
            </w:r>
          </w:p>
        </w:tc>
      </w:tr>
      <w:tr w:rsidR="005003E0" w:rsidRPr="00A30292" w14:paraId="5E9A146D" w14:textId="77777777" w:rsidTr="00CD2EB6">
        <w:trPr>
          <w:cantSplit/>
          <w:trHeight w:val="259"/>
        </w:trPr>
        <w:tc>
          <w:tcPr>
            <w:tcW w:w="4878" w:type="dxa"/>
            <w:tcBorders>
              <w:bottom w:val="single" w:sz="4" w:space="0" w:color="auto"/>
            </w:tcBorders>
          </w:tcPr>
          <w:p w14:paraId="080EE055" w14:textId="3A81F5C2" w:rsidR="005003E0" w:rsidRPr="00A30292" w:rsidRDefault="005003E0" w:rsidP="0023691E">
            <w:pPr>
              <w:rPr>
                <w:rFonts w:cstheme="minorHAnsi"/>
              </w:rPr>
            </w:pPr>
            <w:r w:rsidRPr="00A30292">
              <w:rPr>
                <w:rFonts w:cstheme="minorHAnsi"/>
              </w:rPr>
              <w:t>Human reference genome NCBI build 37, GRCh37</w:t>
            </w:r>
          </w:p>
        </w:tc>
        <w:tc>
          <w:tcPr>
            <w:tcW w:w="2610" w:type="dxa"/>
            <w:tcBorders>
              <w:bottom w:val="single" w:sz="4" w:space="0" w:color="auto"/>
            </w:tcBorders>
          </w:tcPr>
          <w:p w14:paraId="3DC0E2CA" w14:textId="6FB93D4E" w:rsidR="005003E0" w:rsidRPr="00A30292" w:rsidRDefault="005003E0" w:rsidP="0023691E">
            <w:pPr>
              <w:rPr>
                <w:rFonts w:cstheme="minorHAnsi"/>
              </w:rPr>
            </w:pPr>
            <w:r w:rsidRPr="00A30292">
              <w:rPr>
                <w:rFonts w:cstheme="minorHAnsi"/>
              </w:rPr>
              <w:t>Genome Reference Consortium</w:t>
            </w:r>
          </w:p>
        </w:tc>
        <w:tc>
          <w:tcPr>
            <w:tcW w:w="2088" w:type="dxa"/>
            <w:tcBorders>
              <w:bottom w:val="single" w:sz="4" w:space="0" w:color="auto"/>
            </w:tcBorders>
          </w:tcPr>
          <w:p w14:paraId="2BC924EB" w14:textId="104677DF" w:rsidR="005003E0" w:rsidRPr="00A30292" w:rsidRDefault="00FF0005" w:rsidP="004E1788">
            <w:pPr>
              <w:rPr>
                <w:rFonts w:cstheme="minorHAnsi"/>
              </w:rPr>
            </w:pPr>
            <w:hyperlink r:id="rId22" w:history="1">
              <w:r w:rsidRPr="00DA2F9A">
                <w:rPr>
                  <w:rStyle w:val="af"/>
                  <w:rFonts w:cstheme="minorHAnsi"/>
                </w:rPr>
                <w:t>http://www.ncbi.nlm.nih.gov/projects/genome/assembly/grc/human/</w:t>
              </w:r>
            </w:hyperlink>
            <w:r>
              <w:rPr>
                <w:rFonts w:cstheme="minorHAnsi"/>
              </w:rPr>
              <w:t xml:space="preserve"> </w:t>
            </w:r>
          </w:p>
        </w:tc>
      </w:tr>
      <w:tr w:rsidR="00264B0D" w:rsidRPr="00A30292" w14:paraId="6BB165F6" w14:textId="77777777" w:rsidTr="00CD2EB6">
        <w:trPr>
          <w:cantSplit/>
          <w:trHeight w:val="259"/>
        </w:trPr>
        <w:tc>
          <w:tcPr>
            <w:tcW w:w="4878" w:type="dxa"/>
            <w:tcBorders>
              <w:top w:val="single" w:sz="4" w:space="0" w:color="auto"/>
              <w:bottom w:val="single" w:sz="4" w:space="0" w:color="auto"/>
            </w:tcBorders>
          </w:tcPr>
          <w:p w14:paraId="7078CDAA" w14:textId="31EED7A4" w:rsidR="00264B0D" w:rsidRPr="00A30292" w:rsidRDefault="00264B0D" w:rsidP="0023691E">
            <w:pPr>
              <w:rPr>
                <w:rFonts w:cstheme="minorHAnsi"/>
              </w:rPr>
            </w:pPr>
            <w:r w:rsidRPr="00A30292">
              <w:rPr>
                <w:rFonts w:cstheme="minorHAnsi"/>
              </w:rPr>
              <w:t>Nanog STILT inference</w:t>
            </w:r>
          </w:p>
        </w:tc>
        <w:tc>
          <w:tcPr>
            <w:tcW w:w="2610" w:type="dxa"/>
            <w:tcBorders>
              <w:top w:val="single" w:sz="4" w:space="0" w:color="auto"/>
              <w:bottom w:val="single" w:sz="4" w:space="0" w:color="auto"/>
            </w:tcBorders>
          </w:tcPr>
          <w:p w14:paraId="6576D8F5" w14:textId="263FDA70" w:rsidR="00264B0D" w:rsidRPr="00A30292" w:rsidRDefault="005A7D80" w:rsidP="0023691E">
            <w:pPr>
              <w:rPr>
                <w:rFonts w:cstheme="minorHAnsi"/>
              </w:rPr>
            </w:pPr>
            <w:r w:rsidRPr="00A30292">
              <w:rPr>
                <w:rFonts w:cstheme="minorHAnsi"/>
              </w:rPr>
              <w:t xml:space="preserve">This paper; </w:t>
            </w:r>
            <w:r w:rsidR="00264B0D" w:rsidRPr="00A30292">
              <w:rPr>
                <w:rFonts w:cstheme="minorHAnsi"/>
              </w:rPr>
              <w:t>Mendeley Data</w:t>
            </w:r>
          </w:p>
        </w:tc>
        <w:tc>
          <w:tcPr>
            <w:tcW w:w="2088" w:type="dxa"/>
            <w:tcBorders>
              <w:top w:val="single" w:sz="4" w:space="0" w:color="auto"/>
              <w:bottom w:val="single" w:sz="4" w:space="0" w:color="auto"/>
            </w:tcBorders>
          </w:tcPr>
          <w:p w14:paraId="1B6E25EB" w14:textId="155712B6" w:rsidR="00264B0D" w:rsidRPr="00A30292" w:rsidRDefault="00FF0005" w:rsidP="004E1788">
            <w:pPr>
              <w:rPr>
                <w:rFonts w:cstheme="minorHAnsi"/>
              </w:rPr>
            </w:pPr>
            <w:hyperlink r:id="rId23" w:history="1">
              <w:r w:rsidRPr="00DA2F9A">
                <w:rPr>
                  <w:rStyle w:val="af"/>
                  <w:rFonts w:cstheme="minorHAnsi"/>
                </w:rPr>
                <w:t>http://dx.doi.org/10.17632/wx6s4mj7s8.2</w:t>
              </w:r>
            </w:hyperlink>
            <w:r>
              <w:rPr>
                <w:rFonts w:cstheme="minorHAnsi"/>
              </w:rPr>
              <w:t xml:space="preserve"> </w:t>
            </w:r>
          </w:p>
        </w:tc>
      </w:tr>
      <w:tr w:rsidR="005A7D80" w:rsidRPr="00A30292" w14:paraId="74518F68" w14:textId="77777777" w:rsidTr="00CD2EB6">
        <w:trPr>
          <w:cantSplit/>
          <w:trHeight w:val="259"/>
        </w:trPr>
        <w:tc>
          <w:tcPr>
            <w:tcW w:w="4878" w:type="dxa"/>
            <w:tcBorders>
              <w:top w:val="single" w:sz="4" w:space="0" w:color="auto"/>
              <w:bottom w:val="single" w:sz="12" w:space="0" w:color="000000"/>
            </w:tcBorders>
          </w:tcPr>
          <w:p w14:paraId="5B2AE848" w14:textId="16932225" w:rsidR="005A7D80" w:rsidRPr="00A30292" w:rsidRDefault="005A7D80" w:rsidP="0023691E">
            <w:pPr>
              <w:rPr>
                <w:rFonts w:cstheme="minorHAnsi"/>
              </w:rPr>
            </w:pPr>
            <w:r w:rsidRPr="00A30292">
              <w:rPr>
                <w:rFonts w:cstheme="minorHAnsi"/>
              </w:rPr>
              <w:t>Affinity-based mass spectrometry performed with 57 genes</w:t>
            </w:r>
          </w:p>
        </w:tc>
        <w:tc>
          <w:tcPr>
            <w:tcW w:w="2610" w:type="dxa"/>
            <w:tcBorders>
              <w:top w:val="single" w:sz="4" w:space="0" w:color="auto"/>
              <w:bottom w:val="single" w:sz="12" w:space="0" w:color="000000"/>
            </w:tcBorders>
          </w:tcPr>
          <w:p w14:paraId="181DF97C" w14:textId="649CEA9B" w:rsidR="005A7D80" w:rsidRPr="00A30292" w:rsidRDefault="005A7D80" w:rsidP="00BA2088">
            <w:pPr>
              <w:rPr>
                <w:rFonts w:cstheme="minorHAnsi"/>
              </w:rPr>
            </w:pPr>
            <w:r w:rsidRPr="00A30292">
              <w:rPr>
                <w:rFonts w:cstheme="minorHAnsi"/>
              </w:rPr>
              <w:t xml:space="preserve">This </w:t>
            </w:r>
            <w:r w:rsidR="00BA2088" w:rsidRPr="00A30292">
              <w:rPr>
                <w:rFonts w:cstheme="minorHAnsi"/>
              </w:rPr>
              <w:t>paper</w:t>
            </w:r>
            <w:r w:rsidRPr="00A30292">
              <w:rPr>
                <w:rFonts w:cstheme="minorHAnsi"/>
              </w:rPr>
              <w:t>;</w:t>
            </w:r>
            <w:r w:rsidR="00BA2088" w:rsidRPr="00A30292">
              <w:rPr>
                <w:rFonts w:cstheme="minorHAnsi"/>
              </w:rPr>
              <w:t xml:space="preserve"> Mendeley Data</w:t>
            </w:r>
          </w:p>
        </w:tc>
        <w:tc>
          <w:tcPr>
            <w:tcW w:w="2088" w:type="dxa"/>
            <w:tcBorders>
              <w:top w:val="single" w:sz="4" w:space="0" w:color="auto"/>
              <w:bottom w:val="single" w:sz="12" w:space="0" w:color="000000"/>
            </w:tcBorders>
          </w:tcPr>
          <w:p w14:paraId="50F8D007" w14:textId="4E5B8BB7" w:rsidR="005A7D80" w:rsidRPr="00A30292" w:rsidRDefault="00BA2088" w:rsidP="004E1788">
            <w:pPr>
              <w:rPr>
                <w:rFonts w:cstheme="minorHAnsi"/>
              </w:rPr>
            </w:pPr>
            <w:r w:rsidRPr="00A30292">
              <w:rPr>
                <w:rFonts w:cstheme="minorHAnsi"/>
              </w:rPr>
              <w:t xml:space="preserve">Table S8; </w:t>
            </w:r>
            <w:hyperlink r:id="rId24" w:history="1">
              <w:r w:rsidR="00FF0005" w:rsidRPr="00DA2F9A">
                <w:rPr>
                  <w:rStyle w:val="af"/>
                  <w:rFonts w:cstheme="minorHAnsi"/>
                </w:rPr>
                <w:t>http://dx.doi.org/10.17632/5hvpvspw82.1</w:t>
              </w:r>
            </w:hyperlink>
            <w:r w:rsidR="00FF0005">
              <w:rPr>
                <w:rFonts w:cstheme="minorHAnsi"/>
              </w:rPr>
              <w:t xml:space="preserve"> </w:t>
            </w:r>
          </w:p>
        </w:tc>
      </w:tr>
      <w:tr w:rsidR="00FF0005" w:rsidRPr="00FF0005" w14:paraId="7CAA8716" w14:textId="77777777" w:rsidTr="00FF0005">
        <w:trPr>
          <w:cantSplit/>
          <w:trHeight w:val="259"/>
        </w:trPr>
        <w:tc>
          <w:tcPr>
            <w:tcW w:w="9576" w:type="dxa"/>
            <w:gridSpan w:val="3"/>
            <w:tcBorders>
              <w:top w:val="single" w:sz="12" w:space="0" w:color="000000"/>
              <w:bottom w:val="single" w:sz="12" w:space="0" w:color="000000"/>
            </w:tcBorders>
          </w:tcPr>
          <w:p w14:paraId="2A32DF3A" w14:textId="5B9B5671" w:rsidR="005003E0" w:rsidRPr="00CD2EB6" w:rsidRDefault="005003E0" w:rsidP="00C20398">
            <w:pPr>
              <w:rPr>
                <w:rFonts w:cstheme="minorHAnsi"/>
                <w:color w:val="C00000"/>
              </w:rPr>
            </w:pPr>
            <w:r w:rsidRPr="00CD2EB6">
              <w:rPr>
                <w:rFonts w:cstheme="minorHAnsi"/>
                <w:color w:val="C00000"/>
              </w:rPr>
              <w:t xml:space="preserve">Experimental </w:t>
            </w:r>
            <w:r w:rsidR="00581B97" w:rsidRPr="00CD2EB6">
              <w:rPr>
                <w:rFonts w:cstheme="minorHAnsi"/>
                <w:color w:val="C00000"/>
              </w:rPr>
              <w:t>models</w:t>
            </w:r>
            <w:r w:rsidRPr="00CD2EB6">
              <w:rPr>
                <w:rFonts w:cstheme="minorHAnsi"/>
                <w:color w:val="C00000"/>
              </w:rPr>
              <w:t xml:space="preserve">: </w:t>
            </w:r>
            <w:r w:rsidR="00325B6A" w:rsidRPr="00CD2EB6">
              <w:rPr>
                <w:rFonts w:cstheme="minorHAnsi"/>
                <w:color w:val="C00000"/>
              </w:rPr>
              <w:t>C</w:t>
            </w:r>
            <w:r w:rsidR="00581B97" w:rsidRPr="00CD2EB6">
              <w:rPr>
                <w:rFonts w:cstheme="minorHAnsi"/>
                <w:color w:val="C00000"/>
              </w:rPr>
              <w:t>ell lines</w:t>
            </w:r>
            <w:r w:rsidRPr="00CD2EB6">
              <w:rPr>
                <w:rFonts w:cstheme="minorHAnsi"/>
                <w:color w:val="C00000"/>
              </w:rPr>
              <w:tab/>
            </w:r>
            <w:r w:rsidRPr="00CD2EB6">
              <w:rPr>
                <w:rFonts w:cstheme="minorHAnsi"/>
                <w:color w:val="C00000"/>
              </w:rPr>
              <w:tab/>
            </w:r>
          </w:p>
        </w:tc>
      </w:tr>
      <w:tr w:rsidR="005003E0" w:rsidRPr="00A30292" w14:paraId="2364C43C" w14:textId="77777777" w:rsidTr="00CD2EB6">
        <w:trPr>
          <w:cantSplit/>
          <w:trHeight w:val="259"/>
        </w:trPr>
        <w:tc>
          <w:tcPr>
            <w:tcW w:w="4878" w:type="dxa"/>
            <w:tcBorders>
              <w:top w:val="single" w:sz="12" w:space="0" w:color="000000"/>
            </w:tcBorders>
          </w:tcPr>
          <w:p w14:paraId="350D6116" w14:textId="77777777" w:rsidR="005003E0" w:rsidRPr="00A30292" w:rsidRDefault="005003E0" w:rsidP="0023691E">
            <w:pPr>
              <w:pStyle w:val="Default"/>
              <w:rPr>
                <w:rFonts w:asciiTheme="minorHAnsi" w:hAnsiTheme="minorHAnsi" w:cstheme="minorHAnsi"/>
                <w:color w:val="auto"/>
                <w:sz w:val="22"/>
                <w:szCs w:val="22"/>
              </w:rPr>
            </w:pPr>
            <w:r w:rsidRPr="00A30292">
              <w:rPr>
                <w:rFonts w:asciiTheme="minorHAnsi" w:hAnsiTheme="minorHAnsi" w:cstheme="minorHAnsi"/>
                <w:color w:val="auto"/>
                <w:sz w:val="22"/>
                <w:szCs w:val="22"/>
              </w:rPr>
              <w:t xml:space="preserve">Hamster: CHO cells </w:t>
            </w:r>
          </w:p>
        </w:tc>
        <w:tc>
          <w:tcPr>
            <w:tcW w:w="2610" w:type="dxa"/>
            <w:tcBorders>
              <w:top w:val="single" w:sz="12" w:space="0" w:color="000000"/>
            </w:tcBorders>
          </w:tcPr>
          <w:p w14:paraId="5D5259D7" w14:textId="77777777" w:rsidR="005003E0" w:rsidRPr="00A30292" w:rsidRDefault="005003E0" w:rsidP="0023691E">
            <w:pPr>
              <w:rPr>
                <w:rFonts w:cstheme="minorHAnsi"/>
              </w:rPr>
            </w:pPr>
            <w:r w:rsidRPr="00A30292">
              <w:rPr>
                <w:rFonts w:cstheme="minorHAnsi"/>
              </w:rPr>
              <w:t>ATCC</w:t>
            </w:r>
          </w:p>
        </w:tc>
        <w:tc>
          <w:tcPr>
            <w:tcW w:w="2088" w:type="dxa"/>
            <w:tcBorders>
              <w:top w:val="single" w:sz="12" w:space="0" w:color="000000"/>
            </w:tcBorders>
          </w:tcPr>
          <w:p w14:paraId="3B4D6692" w14:textId="77777777" w:rsidR="005003E0" w:rsidRPr="00A30292" w:rsidRDefault="005003E0" w:rsidP="0023691E">
            <w:pPr>
              <w:pStyle w:val="Default"/>
              <w:rPr>
                <w:rFonts w:asciiTheme="minorHAnsi" w:hAnsiTheme="minorHAnsi" w:cstheme="minorHAnsi"/>
                <w:sz w:val="22"/>
                <w:szCs w:val="22"/>
              </w:rPr>
            </w:pPr>
            <w:r w:rsidRPr="00A30292">
              <w:rPr>
                <w:rFonts w:asciiTheme="minorHAnsi" w:hAnsiTheme="minorHAnsi" w:cstheme="minorHAnsi"/>
                <w:sz w:val="22"/>
                <w:szCs w:val="22"/>
              </w:rPr>
              <w:t>CRL-11268</w:t>
            </w:r>
          </w:p>
        </w:tc>
      </w:tr>
      <w:tr w:rsidR="005003E0" w:rsidRPr="00A30292" w14:paraId="1C1D8C62" w14:textId="77777777" w:rsidTr="00CD2EB6">
        <w:trPr>
          <w:cantSplit/>
          <w:trHeight w:val="259"/>
        </w:trPr>
        <w:tc>
          <w:tcPr>
            <w:tcW w:w="4878" w:type="dxa"/>
          </w:tcPr>
          <w:p w14:paraId="6BC8F96D" w14:textId="77777777" w:rsidR="005003E0" w:rsidRPr="00A30292" w:rsidRDefault="005003E0" w:rsidP="0023691E">
            <w:pPr>
              <w:rPr>
                <w:rFonts w:cstheme="minorHAnsi"/>
              </w:rPr>
            </w:pPr>
            <w:r w:rsidRPr="00A30292">
              <w:rPr>
                <w:rFonts w:cstheme="minorHAnsi"/>
                <w:i/>
                <w:iCs/>
              </w:rPr>
              <w:t>D. melanogaster</w:t>
            </w:r>
            <w:r w:rsidRPr="00A30292">
              <w:rPr>
                <w:rFonts w:cstheme="minorHAnsi"/>
              </w:rPr>
              <w:t>: Cell line S2: S2-DRSC</w:t>
            </w:r>
          </w:p>
        </w:tc>
        <w:tc>
          <w:tcPr>
            <w:tcW w:w="2610" w:type="dxa"/>
          </w:tcPr>
          <w:p w14:paraId="1815BD51" w14:textId="77777777" w:rsidR="005003E0" w:rsidRPr="00A30292" w:rsidRDefault="005003E0" w:rsidP="0023691E">
            <w:pPr>
              <w:rPr>
                <w:rFonts w:cstheme="minorHAnsi"/>
              </w:rPr>
            </w:pPr>
            <w:r w:rsidRPr="00A30292">
              <w:rPr>
                <w:rFonts w:cstheme="minorHAnsi"/>
              </w:rPr>
              <w:t>Laboratory of Norbert Perrimon</w:t>
            </w:r>
          </w:p>
        </w:tc>
        <w:tc>
          <w:tcPr>
            <w:tcW w:w="2088" w:type="dxa"/>
          </w:tcPr>
          <w:p w14:paraId="150C8380" w14:textId="3DB50A1B" w:rsidR="005003E0" w:rsidRPr="00A30292" w:rsidRDefault="005003E0" w:rsidP="0023691E">
            <w:pPr>
              <w:rPr>
                <w:rFonts w:cstheme="minorHAnsi"/>
              </w:rPr>
            </w:pPr>
            <w:proofErr w:type="spellStart"/>
            <w:r w:rsidRPr="00A30292">
              <w:rPr>
                <w:rFonts w:cstheme="minorHAnsi"/>
              </w:rPr>
              <w:t>FlyBase</w:t>
            </w:r>
            <w:proofErr w:type="spellEnd"/>
            <w:r w:rsidRPr="00A30292">
              <w:rPr>
                <w:rFonts w:cstheme="minorHAnsi"/>
              </w:rPr>
              <w:t>: FBtc0000181</w:t>
            </w:r>
          </w:p>
        </w:tc>
      </w:tr>
      <w:tr w:rsidR="005003E0" w:rsidRPr="00A30292" w14:paraId="310A8D5F" w14:textId="77777777" w:rsidTr="00CD2EB6">
        <w:trPr>
          <w:cantSplit/>
          <w:trHeight w:val="259"/>
        </w:trPr>
        <w:tc>
          <w:tcPr>
            <w:tcW w:w="4878" w:type="dxa"/>
            <w:tcBorders>
              <w:bottom w:val="single" w:sz="2" w:space="0" w:color="000000"/>
            </w:tcBorders>
          </w:tcPr>
          <w:p w14:paraId="349F5EFF" w14:textId="77777777" w:rsidR="005003E0" w:rsidRPr="00A30292" w:rsidRDefault="005003E0" w:rsidP="0023691E">
            <w:pPr>
              <w:rPr>
                <w:rFonts w:cstheme="minorHAnsi"/>
              </w:rPr>
            </w:pPr>
            <w:r w:rsidRPr="00A30292">
              <w:rPr>
                <w:rFonts w:cstheme="minorHAnsi"/>
              </w:rPr>
              <w:t xml:space="preserve">Human: Passage 40 H9 ES cells </w:t>
            </w:r>
          </w:p>
        </w:tc>
        <w:tc>
          <w:tcPr>
            <w:tcW w:w="2610" w:type="dxa"/>
            <w:tcBorders>
              <w:bottom w:val="single" w:sz="2" w:space="0" w:color="000000"/>
            </w:tcBorders>
          </w:tcPr>
          <w:p w14:paraId="610C3CD8" w14:textId="77777777" w:rsidR="005003E0" w:rsidRPr="00A30292" w:rsidRDefault="005003E0" w:rsidP="0023691E">
            <w:pPr>
              <w:rPr>
                <w:rFonts w:eastAsia="Times New Roman" w:cstheme="minorHAnsi"/>
              </w:rPr>
            </w:pPr>
            <w:r w:rsidRPr="00A30292">
              <w:rPr>
                <w:rFonts w:eastAsia="Times New Roman" w:cstheme="minorHAnsi"/>
              </w:rPr>
              <w:t>MSKCC stem cell core facility</w:t>
            </w:r>
          </w:p>
        </w:tc>
        <w:tc>
          <w:tcPr>
            <w:tcW w:w="2088" w:type="dxa"/>
            <w:tcBorders>
              <w:bottom w:val="single" w:sz="2" w:space="0" w:color="000000"/>
            </w:tcBorders>
          </w:tcPr>
          <w:p w14:paraId="2D870D00" w14:textId="77777777" w:rsidR="005003E0" w:rsidRPr="00A30292" w:rsidRDefault="005003E0" w:rsidP="0023691E">
            <w:pPr>
              <w:rPr>
                <w:rFonts w:cstheme="minorHAnsi"/>
              </w:rPr>
            </w:pPr>
            <w:r w:rsidRPr="00A30292">
              <w:rPr>
                <w:rFonts w:cstheme="minorHAnsi"/>
              </w:rPr>
              <w:t>N/A</w:t>
            </w:r>
          </w:p>
        </w:tc>
      </w:tr>
      <w:tr w:rsidR="005003E0" w:rsidRPr="00A30292" w14:paraId="47F795BF" w14:textId="77777777" w:rsidTr="00CD2EB6">
        <w:trPr>
          <w:cantSplit/>
          <w:trHeight w:val="440"/>
        </w:trPr>
        <w:tc>
          <w:tcPr>
            <w:tcW w:w="4878" w:type="dxa"/>
            <w:tcBorders>
              <w:bottom w:val="single" w:sz="12" w:space="0" w:color="000000"/>
            </w:tcBorders>
          </w:tcPr>
          <w:p w14:paraId="7CDE3D37" w14:textId="77777777" w:rsidR="005003E0" w:rsidRPr="00A30292" w:rsidRDefault="005003E0" w:rsidP="0023691E">
            <w:pPr>
              <w:rPr>
                <w:rFonts w:eastAsia="Times New Roman" w:cstheme="minorHAnsi"/>
              </w:rPr>
            </w:pPr>
            <w:r w:rsidRPr="00A30292">
              <w:rPr>
                <w:rFonts w:eastAsia="Times New Roman" w:cstheme="minorHAnsi"/>
                <w:shd w:val="clear" w:color="auto" w:fill="FFFFFF"/>
              </w:rPr>
              <w:lastRenderedPageBreak/>
              <w:t xml:space="preserve">Human: HUES 8 </w:t>
            </w:r>
            <w:proofErr w:type="spellStart"/>
            <w:r w:rsidRPr="00A30292">
              <w:rPr>
                <w:rFonts w:eastAsia="Times New Roman" w:cstheme="minorHAnsi"/>
                <w:shd w:val="clear" w:color="auto" w:fill="FFFFFF"/>
              </w:rPr>
              <w:t>hESC</w:t>
            </w:r>
            <w:proofErr w:type="spellEnd"/>
            <w:r w:rsidRPr="00A30292">
              <w:rPr>
                <w:rFonts w:eastAsia="Times New Roman" w:cstheme="minorHAnsi"/>
                <w:shd w:val="clear" w:color="auto" w:fill="FFFFFF"/>
              </w:rPr>
              <w:t xml:space="preserve"> line (NIH approval number NIHhESC-09-0021)</w:t>
            </w:r>
          </w:p>
          <w:p w14:paraId="74DF60A9" w14:textId="77777777" w:rsidR="005003E0" w:rsidRPr="00A30292" w:rsidRDefault="005003E0" w:rsidP="0023691E">
            <w:pPr>
              <w:rPr>
                <w:rFonts w:cstheme="minorHAnsi"/>
              </w:rPr>
            </w:pPr>
          </w:p>
        </w:tc>
        <w:tc>
          <w:tcPr>
            <w:tcW w:w="2610" w:type="dxa"/>
            <w:tcBorders>
              <w:bottom w:val="single" w:sz="12" w:space="0" w:color="000000"/>
            </w:tcBorders>
          </w:tcPr>
          <w:p w14:paraId="388C3300" w14:textId="77777777" w:rsidR="005003E0" w:rsidRPr="00A30292" w:rsidRDefault="005003E0" w:rsidP="0023691E">
            <w:pPr>
              <w:rPr>
                <w:rFonts w:eastAsia="Times New Roman" w:cstheme="minorHAnsi"/>
              </w:rPr>
            </w:pPr>
            <w:r w:rsidRPr="00A30292">
              <w:rPr>
                <w:rFonts w:eastAsia="Times New Roman" w:cstheme="minorHAnsi"/>
              </w:rPr>
              <w:t>HSCI iPS Core</w:t>
            </w:r>
          </w:p>
        </w:tc>
        <w:tc>
          <w:tcPr>
            <w:tcW w:w="2088" w:type="dxa"/>
            <w:tcBorders>
              <w:bottom w:val="single" w:sz="12" w:space="0" w:color="000000"/>
            </w:tcBorders>
          </w:tcPr>
          <w:p w14:paraId="758D475C" w14:textId="77777777" w:rsidR="005003E0" w:rsidRPr="00A30292" w:rsidRDefault="005003E0" w:rsidP="0023691E">
            <w:pPr>
              <w:rPr>
                <w:rFonts w:cstheme="minorHAnsi"/>
              </w:rPr>
            </w:pPr>
            <w:proofErr w:type="spellStart"/>
            <w:r w:rsidRPr="00A30292">
              <w:rPr>
                <w:rFonts w:cstheme="minorHAnsi"/>
              </w:rPr>
              <w:t>hES</w:t>
            </w:r>
            <w:proofErr w:type="spellEnd"/>
            <w:r w:rsidRPr="00A30292">
              <w:rPr>
                <w:rFonts w:cstheme="minorHAnsi"/>
              </w:rPr>
              <w:t xml:space="preserve"> Cell Line: HUES-8</w:t>
            </w:r>
          </w:p>
        </w:tc>
      </w:tr>
      <w:tr w:rsidR="00FF0005" w:rsidRPr="00FF0005" w14:paraId="1978529A" w14:textId="77777777" w:rsidTr="00FF0005">
        <w:trPr>
          <w:cantSplit/>
          <w:trHeight w:val="259"/>
        </w:trPr>
        <w:tc>
          <w:tcPr>
            <w:tcW w:w="9576" w:type="dxa"/>
            <w:gridSpan w:val="3"/>
            <w:tcBorders>
              <w:top w:val="single" w:sz="12" w:space="0" w:color="000000"/>
              <w:bottom w:val="single" w:sz="12" w:space="0" w:color="000000"/>
            </w:tcBorders>
          </w:tcPr>
          <w:p w14:paraId="0038AE03" w14:textId="280DD484" w:rsidR="005003E0" w:rsidRPr="00CD2EB6" w:rsidRDefault="005003E0" w:rsidP="00C20398">
            <w:pPr>
              <w:rPr>
                <w:rFonts w:cstheme="minorHAnsi"/>
                <w:color w:val="C00000"/>
              </w:rPr>
            </w:pPr>
            <w:r w:rsidRPr="00CD2EB6">
              <w:rPr>
                <w:rFonts w:cstheme="minorHAnsi"/>
                <w:color w:val="C00000"/>
              </w:rPr>
              <w:t xml:space="preserve">Experimental </w:t>
            </w:r>
            <w:r w:rsidR="00581B97" w:rsidRPr="00CD2EB6">
              <w:rPr>
                <w:rFonts w:cstheme="minorHAnsi"/>
                <w:color w:val="C00000"/>
              </w:rPr>
              <w:t>models</w:t>
            </w:r>
            <w:r w:rsidRPr="00CD2EB6">
              <w:rPr>
                <w:rFonts w:cstheme="minorHAnsi"/>
                <w:color w:val="C00000"/>
              </w:rPr>
              <w:t xml:space="preserve">: </w:t>
            </w:r>
            <w:r w:rsidR="00325B6A" w:rsidRPr="00CD2EB6">
              <w:rPr>
                <w:rFonts w:cstheme="minorHAnsi"/>
                <w:color w:val="C00000"/>
              </w:rPr>
              <w:t>O</w:t>
            </w:r>
            <w:r w:rsidR="00581B97" w:rsidRPr="00CD2EB6">
              <w:rPr>
                <w:rFonts w:cstheme="minorHAnsi"/>
                <w:color w:val="C00000"/>
              </w:rPr>
              <w:t>rganisms</w:t>
            </w:r>
            <w:r w:rsidRPr="00CD2EB6">
              <w:rPr>
                <w:rFonts w:cstheme="minorHAnsi"/>
                <w:color w:val="C00000"/>
              </w:rPr>
              <w:t>/</w:t>
            </w:r>
            <w:r w:rsidR="00581B97" w:rsidRPr="00CD2EB6">
              <w:rPr>
                <w:rFonts w:cstheme="minorHAnsi"/>
                <w:color w:val="C00000"/>
              </w:rPr>
              <w:t xml:space="preserve">strains </w:t>
            </w:r>
          </w:p>
        </w:tc>
      </w:tr>
      <w:tr w:rsidR="005003E0" w:rsidRPr="00A30292" w14:paraId="756E42C7" w14:textId="77777777" w:rsidTr="00CD2EB6">
        <w:trPr>
          <w:cantSplit/>
          <w:trHeight w:val="259"/>
        </w:trPr>
        <w:tc>
          <w:tcPr>
            <w:tcW w:w="4878" w:type="dxa"/>
          </w:tcPr>
          <w:p w14:paraId="682C0E0A" w14:textId="77777777" w:rsidR="005003E0" w:rsidRPr="00A30292" w:rsidRDefault="005003E0" w:rsidP="0023691E">
            <w:pPr>
              <w:rPr>
                <w:rFonts w:cstheme="minorHAnsi"/>
              </w:rPr>
            </w:pPr>
            <w:r w:rsidRPr="00A30292">
              <w:rPr>
                <w:rFonts w:cstheme="minorHAnsi"/>
                <w:i/>
              </w:rPr>
              <w:t>C. elegans</w:t>
            </w:r>
            <w:r w:rsidRPr="00A30292">
              <w:rPr>
                <w:rFonts w:cstheme="minorHAnsi"/>
              </w:rPr>
              <w:t xml:space="preserve">: Strain BC4011: </w:t>
            </w:r>
            <w:hyperlink r:id="rId25">
              <w:r w:rsidRPr="00A30292">
                <w:rPr>
                  <w:rFonts w:cstheme="minorHAnsi"/>
                </w:rPr>
                <w:t>srl-1</w:t>
              </w:r>
            </w:hyperlink>
            <w:r w:rsidRPr="00A30292">
              <w:rPr>
                <w:rFonts w:cstheme="minorHAnsi"/>
              </w:rPr>
              <w:t>(</w:t>
            </w:r>
            <w:hyperlink r:id="rId26">
              <w:r w:rsidRPr="00A30292">
                <w:rPr>
                  <w:rFonts w:cstheme="minorHAnsi"/>
                </w:rPr>
                <w:t>s2500</w:t>
              </w:r>
            </w:hyperlink>
            <w:r w:rsidRPr="00A30292">
              <w:rPr>
                <w:rFonts w:cstheme="minorHAnsi"/>
              </w:rPr>
              <w:t>) II; </w:t>
            </w:r>
            <w:hyperlink r:id="rId27">
              <w:r w:rsidRPr="00A30292">
                <w:rPr>
                  <w:rFonts w:cstheme="minorHAnsi"/>
                </w:rPr>
                <w:t>dpy-18</w:t>
              </w:r>
            </w:hyperlink>
            <w:r w:rsidRPr="00A30292">
              <w:rPr>
                <w:rFonts w:cstheme="minorHAnsi"/>
              </w:rPr>
              <w:t>(</w:t>
            </w:r>
            <w:hyperlink r:id="rId28">
              <w:r w:rsidRPr="00A30292">
                <w:rPr>
                  <w:rFonts w:cstheme="minorHAnsi"/>
                </w:rPr>
                <w:t>e364</w:t>
              </w:r>
            </w:hyperlink>
            <w:r w:rsidRPr="00A30292">
              <w:rPr>
                <w:rFonts w:cstheme="minorHAnsi"/>
              </w:rPr>
              <w:t>) III; </w:t>
            </w:r>
            <w:hyperlink r:id="rId29">
              <w:r w:rsidRPr="00A30292">
                <w:rPr>
                  <w:rFonts w:cstheme="minorHAnsi"/>
                </w:rPr>
                <w:t>unc-46</w:t>
              </w:r>
            </w:hyperlink>
            <w:r w:rsidRPr="00A30292">
              <w:rPr>
                <w:rFonts w:cstheme="minorHAnsi"/>
              </w:rPr>
              <w:t>(</w:t>
            </w:r>
            <w:hyperlink r:id="rId30">
              <w:r w:rsidRPr="00A30292">
                <w:rPr>
                  <w:rFonts w:cstheme="minorHAnsi"/>
                </w:rPr>
                <w:t>e177</w:t>
              </w:r>
            </w:hyperlink>
            <w:r w:rsidRPr="00A30292">
              <w:rPr>
                <w:rFonts w:cstheme="minorHAnsi"/>
              </w:rPr>
              <w:t>)</w:t>
            </w:r>
            <w:hyperlink r:id="rId31">
              <w:r w:rsidRPr="00A30292">
                <w:rPr>
                  <w:rFonts w:cstheme="minorHAnsi"/>
                </w:rPr>
                <w:t>rol-3</w:t>
              </w:r>
            </w:hyperlink>
            <w:r w:rsidRPr="00A30292">
              <w:rPr>
                <w:rFonts w:cstheme="minorHAnsi"/>
              </w:rPr>
              <w:t>(</w:t>
            </w:r>
            <w:hyperlink r:id="rId32">
              <w:r w:rsidRPr="00A30292">
                <w:rPr>
                  <w:rFonts w:cstheme="minorHAnsi"/>
                </w:rPr>
                <w:t>s1040</w:t>
              </w:r>
            </w:hyperlink>
            <w:r w:rsidRPr="00A30292">
              <w:rPr>
                <w:rFonts w:cstheme="minorHAnsi"/>
              </w:rPr>
              <w:t>) V.</w:t>
            </w:r>
          </w:p>
        </w:tc>
        <w:tc>
          <w:tcPr>
            <w:tcW w:w="2610" w:type="dxa"/>
          </w:tcPr>
          <w:p w14:paraId="7D237311" w14:textId="77777777" w:rsidR="005003E0" w:rsidRPr="00A30292" w:rsidRDefault="005003E0" w:rsidP="0023691E">
            <w:pPr>
              <w:rPr>
                <w:rFonts w:cstheme="minorHAnsi"/>
              </w:rPr>
            </w:pPr>
            <w:r w:rsidRPr="00A30292">
              <w:rPr>
                <w:rFonts w:cstheme="minorHAnsi"/>
              </w:rPr>
              <w:t>Caenorhabditis Genetics Center</w:t>
            </w:r>
          </w:p>
        </w:tc>
        <w:tc>
          <w:tcPr>
            <w:tcW w:w="2088" w:type="dxa"/>
          </w:tcPr>
          <w:p w14:paraId="5402406C" w14:textId="54CC8092" w:rsidR="005003E0" w:rsidRPr="00A30292" w:rsidRDefault="005003E0" w:rsidP="001E2181">
            <w:pPr>
              <w:rPr>
                <w:rFonts w:cstheme="minorHAnsi"/>
              </w:rPr>
            </w:pPr>
            <w:r w:rsidRPr="00A30292">
              <w:rPr>
                <w:rFonts w:cstheme="minorHAnsi"/>
              </w:rPr>
              <w:t xml:space="preserve">WB Strain: BC4011; </w:t>
            </w:r>
            <w:proofErr w:type="spellStart"/>
            <w:r w:rsidRPr="00A30292">
              <w:rPr>
                <w:rFonts w:cstheme="minorHAnsi"/>
              </w:rPr>
              <w:t>WormBase</w:t>
            </w:r>
            <w:proofErr w:type="spellEnd"/>
            <w:r w:rsidRPr="00A30292">
              <w:rPr>
                <w:rFonts w:cstheme="minorHAnsi"/>
              </w:rPr>
              <w:t>: WBVar00241916</w:t>
            </w:r>
          </w:p>
        </w:tc>
      </w:tr>
      <w:tr w:rsidR="005003E0" w:rsidRPr="00A30292" w14:paraId="026AC500" w14:textId="77777777" w:rsidTr="00CD2EB6">
        <w:trPr>
          <w:cantSplit/>
          <w:trHeight w:val="259"/>
        </w:trPr>
        <w:tc>
          <w:tcPr>
            <w:tcW w:w="4878" w:type="dxa"/>
          </w:tcPr>
          <w:p w14:paraId="2204BA71" w14:textId="23F6FA05" w:rsidR="005003E0" w:rsidRPr="00A30292" w:rsidRDefault="005003E0" w:rsidP="0023691E">
            <w:pPr>
              <w:rPr>
                <w:rFonts w:cstheme="minorHAnsi"/>
              </w:rPr>
            </w:pPr>
            <w:r w:rsidRPr="00A30292">
              <w:rPr>
                <w:rFonts w:cstheme="minorHAnsi"/>
                <w:i/>
              </w:rPr>
              <w:t>D. melanogaster</w:t>
            </w:r>
            <w:r w:rsidRPr="00A30292">
              <w:rPr>
                <w:rFonts w:cstheme="minorHAnsi"/>
              </w:rPr>
              <w:t xml:space="preserve">: RNAi of </w:t>
            </w:r>
            <w:proofErr w:type="spellStart"/>
            <w:r w:rsidRPr="00A30292">
              <w:rPr>
                <w:rFonts w:cstheme="minorHAnsi"/>
              </w:rPr>
              <w:t>Sxl</w:t>
            </w:r>
            <w:proofErr w:type="spellEnd"/>
            <w:r w:rsidRPr="00A30292">
              <w:rPr>
                <w:rFonts w:cstheme="minorHAnsi"/>
              </w:rPr>
              <w:t xml:space="preserve">: </w:t>
            </w:r>
            <w:proofErr w:type="gramStart"/>
            <w:r w:rsidRPr="00A30292">
              <w:rPr>
                <w:rFonts w:cstheme="minorHAnsi"/>
              </w:rPr>
              <w:t>y[</w:t>
            </w:r>
            <w:proofErr w:type="gramEnd"/>
            <w:r w:rsidRPr="00A30292">
              <w:rPr>
                <w:rFonts w:cstheme="minorHAnsi"/>
              </w:rPr>
              <w:t xml:space="preserve">1] </w:t>
            </w:r>
            <w:proofErr w:type="spellStart"/>
            <w:proofErr w:type="gramStart"/>
            <w:r w:rsidRPr="00A30292">
              <w:rPr>
                <w:rFonts w:cstheme="minorHAnsi"/>
              </w:rPr>
              <w:t>sc</w:t>
            </w:r>
            <w:proofErr w:type="spellEnd"/>
            <w:r w:rsidRPr="00A30292">
              <w:rPr>
                <w:rFonts w:cstheme="minorHAnsi"/>
              </w:rPr>
              <w:t>[</w:t>
            </w:r>
            <w:proofErr w:type="gramEnd"/>
            <w:r w:rsidRPr="00A30292">
              <w:rPr>
                <w:rFonts w:cstheme="minorHAnsi"/>
              </w:rPr>
              <w:t xml:space="preserve">*] </w:t>
            </w:r>
            <w:proofErr w:type="gramStart"/>
            <w:r w:rsidRPr="00A30292">
              <w:rPr>
                <w:rFonts w:cstheme="minorHAnsi"/>
              </w:rPr>
              <w:t>v[</w:t>
            </w:r>
            <w:proofErr w:type="gramEnd"/>
            <w:r w:rsidRPr="00A30292">
              <w:rPr>
                <w:rFonts w:cstheme="minorHAnsi"/>
              </w:rPr>
              <w:t xml:space="preserve">1]; </w:t>
            </w:r>
            <w:proofErr w:type="gramStart"/>
            <w:r w:rsidRPr="00A30292">
              <w:rPr>
                <w:rFonts w:cstheme="minorHAnsi"/>
              </w:rPr>
              <w:t>P{</w:t>
            </w:r>
            <w:proofErr w:type="gramEnd"/>
            <w:r w:rsidRPr="00A30292">
              <w:rPr>
                <w:rFonts w:cstheme="minorHAnsi"/>
              </w:rPr>
              <w:t>TRiP.HMS</w:t>
            </w:r>
            <w:proofErr w:type="gramStart"/>
            <w:r w:rsidRPr="00A30292">
              <w:rPr>
                <w:rFonts w:cstheme="minorHAnsi"/>
              </w:rPr>
              <w:t>00609}attP</w:t>
            </w:r>
            <w:proofErr w:type="gramEnd"/>
            <w:r w:rsidRPr="00A30292">
              <w:rPr>
                <w:rFonts w:cstheme="minorHAnsi"/>
              </w:rPr>
              <w:t>2</w:t>
            </w:r>
          </w:p>
        </w:tc>
        <w:tc>
          <w:tcPr>
            <w:tcW w:w="2610" w:type="dxa"/>
          </w:tcPr>
          <w:p w14:paraId="2A713521" w14:textId="77777777" w:rsidR="005003E0" w:rsidRPr="00A30292" w:rsidRDefault="005003E0" w:rsidP="0023691E">
            <w:pPr>
              <w:rPr>
                <w:rFonts w:cstheme="minorHAnsi"/>
              </w:rPr>
            </w:pPr>
            <w:r w:rsidRPr="00A30292">
              <w:rPr>
                <w:rFonts w:cstheme="minorHAnsi"/>
              </w:rPr>
              <w:t>Bloomington Drosophila Stock Center</w:t>
            </w:r>
          </w:p>
        </w:tc>
        <w:tc>
          <w:tcPr>
            <w:tcW w:w="2088" w:type="dxa"/>
          </w:tcPr>
          <w:p w14:paraId="540FEFAE" w14:textId="77777777" w:rsidR="005003E0" w:rsidRPr="00A30292" w:rsidRDefault="005003E0" w:rsidP="0023691E">
            <w:pPr>
              <w:rPr>
                <w:rFonts w:cstheme="minorHAnsi"/>
              </w:rPr>
            </w:pPr>
            <w:r w:rsidRPr="00A30292">
              <w:rPr>
                <w:rFonts w:cstheme="minorHAnsi"/>
              </w:rPr>
              <w:t xml:space="preserve">BDSC:34393; </w:t>
            </w:r>
            <w:proofErr w:type="spellStart"/>
            <w:r w:rsidRPr="00A30292">
              <w:rPr>
                <w:rFonts w:cstheme="minorHAnsi"/>
              </w:rPr>
              <w:t>FlyBase</w:t>
            </w:r>
            <w:proofErr w:type="spellEnd"/>
            <w:r w:rsidRPr="00A30292">
              <w:rPr>
                <w:rFonts w:cstheme="minorHAnsi"/>
              </w:rPr>
              <w:t>: FBtp0064874</w:t>
            </w:r>
          </w:p>
        </w:tc>
      </w:tr>
      <w:tr w:rsidR="005003E0" w:rsidRPr="00A30292" w14:paraId="05CA52F7" w14:textId="77777777" w:rsidTr="00CD2EB6">
        <w:trPr>
          <w:cantSplit/>
          <w:trHeight w:val="259"/>
        </w:trPr>
        <w:tc>
          <w:tcPr>
            <w:tcW w:w="4878" w:type="dxa"/>
          </w:tcPr>
          <w:p w14:paraId="55143BDC" w14:textId="54E25B66" w:rsidR="005003E0" w:rsidRPr="00A30292" w:rsidRDefault="005003E0" w:rsidP="0023691E">
            <w:pPr>
              <w:rPr>
                <w:rFonts w:cstheme="minorHAnsi"/>
              </w:rPr>
            </w:pPr>
            <w:r w:rsidRPr="00A30292">
              <w:rPr>
                <w:rFonts w:cstheme="minorHAnsi"/>
                <w:i/>
              </w:rPr>
              <w:t>S. cerevisiae</w:t>
            </w:r>
            <w:r w:rsidRPr="00A30292">
              <w:rPr>
                <w:rFonts w:cstheme="minorHAnsi"/>
              </w:rPr>
              <w:t>: Strain background: W303</w:t>
            </w:r>
          </w:p>
        </w:tc>
        <w:tc>
          <w:tcPr>
            <w:tcW w:w="2610" w:type="dxa"/>
          </w:tcPr>
          <w:p w14:paraId="04493CDF" w14:textId="77777777" w:rsidR="005003E0" w:rsidRPr="00A30292" w:rsidRDefault="005003E0" w:rsidP="0023691E">
            <w:pPr>
              <w:rPr>
                <w:rFonts w:cstheme="minorHAnsi"/>
              </w:rPr>
            </w:pPr>
            <w:r w:rsidRPr="00A30292">
              <w:rPr>
                <w:rFonts w:cstheme="minorHAnsi"/>
              </w:rPr>
              <w:t>ATCC</w:t>
            </w:r>
          </w:p>
        </w:tc>
        <w:tc>
          <w:tcPr>
            <w:tcW w:w="2088" w:type="dxa"/>
          </w:tcPr>
          <w:p w14:paraId="08B0E83E" w14:textId="77777777" w:rsidR="005003E0" w:rsidRPr="00A30292" w:rsidRDefault="005003E0" w:rsidP="0023691E">
            <w:pPr>
              <w:rPr>
                <w:rFonts w:cstheme="minorHAnsi"/>
              </w:rPr>
            </w:pPr>
            <w:r w:rsidRPr="00A30292">
              <w:rPr>
                <w:rFonts w:cstheme="minorHAnsi"/>
              </w:rPr>
              <w:t>ATTC: 208353</w:t>
            </w:r>
          </w:p>
        </w:tc>
      </w:tr>
      <w:tr w:rsidR="005003E0" w:rsidRPr="00A30292" w14:paraId="7752FF9B" w14:textId="77777777" w:rsidTr="00CD2EB6">
        <w:trPr>
          <w:cantSplit/>
          <w:trHeight w:val="259"/>
        </w:trPr>
        <w:tc>
          <w:tcPr>
            <w:tcW w:w="4878" w:type="dxa"/>
          </w:tcPr>
          <w:p w14:paraId="3DDD894D" w14:textId="77777777" w:rsidR="005003E0" w:rsidRPr="00A30292" w:rsidRDefault="005003E0" w:rsidP="0023691E">
            <w:pPr>
              <w:rPr>
                <w:rFonts w:eastAsia="Times New Roman" w:cstheme="minorHAnsi"/>
              </w:rPr>
            </w:pPr>
            <w:r w:rsidRPr="00A30292">
              <w:rPr>
                <w:rFonts w:cstheme="minorHAnsi"/>
              </w:rPr>
              <w:t xml:space="preserve">Mouse: </w:t>
            </w:r>
            <w:r w:rsidRPr="00A30292">
              <w:rPr>
                <w:rFonts w:eastAsia="Times New Roman" w:cstheme="minorHAnsi"/>
                <w:shd w:val="clear" w:color="auto" w:fill="FFFFFF"/>
              </w:rPr>
              <w:t>R6/2: B6CBA-</w:t>
            </w:r>
            <w:proofErr w:type="gramStart"/>
            <w:r w:rsidRPr="00A30292">
              <w:rPr>
                <w:rFonts w:eastAsia="Times New Roman" w:cstheme="minorHAnsi"/>
                <w:shd w:val="clear" w:color="auto" w:fill="FFFFFF"/>
              </w:rPr>
              <w:t>Tg(</w:t>
            </w:r>
            <w:proofErr w:type="gramEnd"/>
            <w:r w:rsidRPr="00A30292">
              <w:rPr>
                <w:rFonts w:eastAsia="Times New Roman" w:cstheme="minorHAnsi"/>
                <w:shd w:val="clear" w:color="auto" w:fill="FFFFFF"/>
              </w:rPr>
              <w:t>HDexon1)62Gpb/3J</w:t>
            </w:r>
          </w:p>
        </w:tc>
        <w:tc>
          <w:tcPr>
            <w:tcW w:w="2610" w:type="dxa"/>
          </w:tcPr>
          <w:p w14:paraId="76E911F5" w14:textId="77777777" w:rsidR="005003E0" w:rsidRPr="00A30292" w:rsidRDefault="005003E0" w:rsidP="0023691E">
            <w:pPr>
              <w:rPr>
                <w:rFonts w:cstheme="minorHAnsi"/>
              </w:rPr>
            </w:pPr>
            <w:r w:rsidRPr="00A30292">
              <w:rPr>
                <w:rFonts w:cstheme="minorHAnsi"/>
              </w:rPr>
              <w:t>The Jackson Laboratory</w:t>
            </w:r>
          </w:p>
        </w:tc>
        <w:tc>
          <w:tcPr>
            <w:tcW w:w="2088" w:type="dxa"/>
          </w:tcPr>
          <w:p w14:paraId="6662CCAD" w14:textId="77777777" w:rsidR="005003E0" w:rsidRPr="00A30292" w:rsidRDefault="005003E0" w:rsidP="0023691E">
            <w:pPr>
              <w:rPr>
                <w:rFonts w:eastAsia="Times New Roman" w:cstheme="minorHAnsi"/>
              </w:rPr>
            </w:pPr>
            <w:r w:rsidRPr="00A30292">
              <w:rPr>
                <w:rFonts w:eastAsia="Times New Roman" w:cstheme="minorHAnsi"/>
                <w:color w:val="333333"/>
                <w:shd w:val="clear" w:color="auto" w:fill="FFFFFF"/>
              </w:rPr>
              <w:t>JAX: 006494</w:t>
            </w:r>
          </w:p>
        </w:tc>
      </w:tr>
      <w:tr w:rsidR="005003E0" w:rsidRPr="00A30292" w14:paraId="14AF2DB3" w14:textId="77777777" w:rsidTr="00CD2EB6">
        <w:trPr>
          <w:cantSplit/>
          <w:trHeight w:val="259"/>
        </w:trPr>
        <w:tc>
          <w:tcPr>
            <w:tcW w:w="4878" w:type="dxa"/>
          </w:tcPr>
          <w:p w14:paraId="103852D8" w14:textId="2BA41CE9" w:rsidR="005003E0" w:rsidRPr="00A30292" w:rsidRDefault="005003E0" w:rsidP="0023691E">
            <w:pPr>
              <w:rPr>
                <w:rFonts w:cstheme="minorHAnsi"/>
              </w:rPr>
            </w:pPr>
            <w:r w:rsidRPr="00A30292">
              <w:rPr>
                <w:rFonts w:cstheme="minorHAnsi"/>
              </w:rPr>
              <w:t xml:space="preserve">Mouse: </w:t>
            </w:r>
            <w:proofErr w:type="spellStart"/>
            <w:r w:rsidRPr="00A30292">
              <w:rPr>
                <w:rFonts w:cstheme="minorHAnsi"/>
              </w:rPr>
              <w:t>OXTRfl</w:t>
            </w:r>
            <w:proofErr w:type="spellEnd"/>
            <w:r w:rsidRPr="00A30292">
              <w:rPr>
                <w:rFonts w:cstheme="minorHAnsi"/>
              </w:rPr>
              <w:t>/</w:t>
            </w:r>
            <w:proofErr w:type="spellStart"/>
            <w:r w:rsidRPr="00A30292">
              <w:rPr>
                <w:rFonts w:cstheme="minorHAnsi"/>
              </w:rPr>
              <w:t>fl</w:t>
            </w:r>
            <w:proofErr w:type="spellEnd"/>
            <w:r w:rsidRPr="00A30292">
              <w:rPr>
                <w:rFonts w:cstheme="minorHAnsi"/>
              </w:rPr>
              <w:t>: B6.129(SJL)-Oxtr</w:t>
            </w:r>
            <w:r w:rsidRPr="00A30292">
              <w:rPr>
                <w:rFonts w:cstheme="minorHAnsi"/>
                <w:vertAlign w:val="superscript"/>
              </w:rPr>
              <w:t>tm1.1Wsy</w:t>
            </w:r>
            <w:r w:rsidRPr="00A30292">
              <w:rPr>
                <w:rFonts w:cstheme="minorHAnsi"/>
              </w:rPr>
              <w:t>/J</w:t>
            </w:r>
          </w:p>
        </w:tc>
        <w:tc>
          <w:tcPr>
            <w:tcW w:w="2610" w:type="dxa"/>
          </w:tcPr>
          <w:p w14:paraId="5BCEDD71" w14:textId="3DA80F82" w:rsidR="005003E0" w:rsidRPr="00A30292" w:rsidRDefault="005003E0" w:rsidP="0023691E">
            <w:pPr>
              <w:rPr>
                <w:rFonts w:cstheme="minorHAnsi"/>
              </w:rPr>
            </w:pPr>
            <w:r w:rsidRPr="00A30292">
              <w:rPr>
                <w:rFonts w:cstheme="minorHAnsi"/>
              </w:rPr>
              <w:t>The Jackson Laboratory</w:t>
            </w:r>
          </w:p>
        </w:tc>
        <w:tc>
          <w:tcPr>
            <w:tcW w:w="2088" w:type="dxa"/>
          </w:tcPr>
          <w:p w14:paraId="2A122200" w14:textId="7367C37E" w:rsidR="005003E0" w:rsidRPr="00A30292" w:rsidRDefault="005003E0" w:rsidP="0023691E">
            <w:pPr>
              <w:rPr>
                <w:rFonts w:eastAsia="Times New Roman" w:cstheme="minorHAnsi"/>
                <w:color w:val="333333"/>
                <w:shd w:val="clear" w:color="auto" w:fill="FFFFFF"/>
              </w:rPr>
            </w:pPr>
            <w:r w:rsidRPr="00A30292">
              <w:rPr>
                <w:rFonts w:eastAsia="Times New Roman" w:cstheme="minorHAnsi"/>
                <w:color w:val="333333"/>
                <w:shd w:val="clear" w:color="auto" w:fill="FFFFFF"/>
              </w:rPr>
              <w:t>RRID: IMSR_JAX:008471</w:t>
            </w:r>
          </w:p>
        </w:tc>
      </w:tr>
      <w:tr w:rsidR="005003E0" w:rsidRPr="00A30292" w14:paraId="10B8ECD2" w14:textId="77777777" w:rsidTr="00CD2EB6">
        <w:trPr>
          <w:cantSplit/>
          <w:trHeight w:val="259"/>
        </w:trPr>
        <w:tc>
          <w:tcPr>
            <w:tcW w:w="4878" w:type="dxa"/>
          </w:tcPr>
          <w:p w14:paraId="4624D9B1" w14:textId="77777777" w:rsidR="005003E0" w:rsidRPr="00A30292" w:rsidRDefault="005003E0" w:rsidP="0023691E">
            <w:pPr>
              <w:rPr>
                <w:rFonts w:cstheme="minorHAnsi"/>
              </w:rPr>
            </w:pPr>
            <w:r w:rsidRPr="00A30292">
              <w:rPr>
                <w:rFonts w:cstheme="minorHAnsi"/>
              </w:rPr>
              <w:t xml:space="preserve">Zebrafish: </w:t>
            </w:r>
            <w:proofErr w:type="spellStart"/>
            <w:proofErr w:type="gramStart"/>
            <w:r w:rsidRPr="00A30292">
              <w:rPr>
                <w:rFonts w:cstheme="minorHAnsi"/>
              </w:rPr>
              <w:t>Tg</w:t>
            </w:r>
            <w:proofErr w:type="spellEnd"/>
            <w:r w:rsidRPr="00A30292">
              <w:rPr>
                <w:rFonts w:cstheme="minorHAnsi"/>
              </w:rPr>
              <w:t>(</w:t>
            </w:r>
            <w:proofErr w:type="spellStart"/>
            <w:r w:rsidRPr="00A30292">
              <w:rPr>
                <w:rFonts w:cstheme="minorHAnsi"/>
              </w:rPr>
              <w:t>Shha:GFP</w:t>
            </w:r>
            <w:proofErr w:type="spellEnd"/>
            <w:proofErr w:type="gramEnd"/>
            <w:r w:rsidRPr="00A30292">
              <w:rPr>
                <w:rFonts w:cstheme="minorHAnsi"/>
              </w:rPr>
              <w:t>)t10:  t10Tg</w:t>
            </w:r>
          </w:p>
        </w:tc>
        <w:tc>
          <w:tcPr>
            <w:tcW w:w="2610" w:type="dxa"/>
          </w:tcPr>
          <w:p w14:paraId="0EC022DC" w14:textId="0CE9D6DE" w:rsidR="005003E0" w:rsidRPr="00A30292" w:rsidRDefault="005003E0" w:rsidP="0023691E">
            <w:pPr>
              <w:rPr>
                <w:rFonts w:cstheme="minorHAnsi"/>
              </w:rPr>
            </w:pPr>
            <w:r w:rsidRPr="00A30292">
              <w:rPr>
                <w:rFonts w:cstheme="minorHAnsi"/>
              </w:rPr>
              <w:t>Neumann and Nuesslein-Volhard</w:t>
            </w:r>
            <w:r w:rsidR="001C62FE" w:rsidRPr="00A30292">
              <w:rPr>
                <w:rFonts w:cstheme="minorHAnsi"/>
                <w:vertAlign w:val="superscript"/>
              </w:rPr>
              <w:t>3</w:t>
            </w:r>
          </w:p>
        </w:tc>
        <w:tc>
          <w:tcPr>
            <w:tcW w:w="2088" w:type="dxa"/>
          </w:tcPr>
          <w:p w14:paraId="7C06174D" w14:textId="77777777" w:rsidR="005003E0" w:rsidRPr="00A30292" w:rsidRDefault="005003E0" w:rsidP="0023691E">
            <w:pPr>
              <w:rPr>
                <w:rFonts w:eastAsia="Times New Roman" w:cstheme="minorHAnsi"/>
                <w:color w:val="333333"/>
                <w:shd w:val="clear" w:color="auto" w:fill="FFFFFF"/>
              </w:rPr>
            </w:pPr>
            <w:r w:rsidRPr="00A30292">
              <w:rPr>
                <w:rFonts w:eastAsia="Times New Roman" w:cstheme="minorHAnsi"/>
                <w:color w:val="333333"/>
                <w:shd w:val="clear" w:color="auto" w:fill="FFFFFF"/>
              </w:rPr>
              <w:t>ZFIN: ZDB-GENO-060207-1</w:t>
            </w:r>
          </w:p>
        </w:tc>
      </w:tr>
      <w:tr w:rsidR="005003E0" w:rsidRPr="00A30292" w14:paraId="46FEA347" w14:textId="77777777" w:rsidTr="00CD2EB6">
        <w:trPr>
          <w:cantSplit/>
          <w:trHeight w:val="259"/>
        </w:trPr>
        <w:tc>
          <w:tcPr>
            <w:tcW w:w="4878" w:type="dxa"/>
            <w:tcBorders>
              <w:bottom w:val="single" w:sz="2" w:space="0" w:color="000000"/>
            </w:tcBorders>
          </w:tcPr>
          <w:p w14:paraId="2161F3E8" w14:textId="77777777" w:rsidR="005003E0" w:rsidRPr="00A30292" w:rsidRDefault="005003E0" w:rsidP="0023691E">
            <w:pPr>
              <w:rPr>
                <w:rFonts w:cstheme="minorHAnsi"/>
              </w:rPr>
            </w:pPr>
            <w:r w:rsidRPr="00A30292">
              <w:rPr>
                <w:rFonts w:cstheme="minorHAnsi"/>
                <w:i/>
              </w:rPr>
              <w:t>Arabidopsis</w:t>
            </w:r>
            <w:r w:rsidRPr="00A30292">
              <w:rPr>
                <w:rFonts w:cstheme="minorHAnsi"/>
              </w:rPr>
              <w:t>: 35</w:t>
            </w:r>
            <w:proofErr w:type="gramStart"/>
            <w:r w:rsidRPr="00A30292">
              <w:rPr>
                <w:rFonts w:cstheme="minorHAnsi"/>
              </w:rPr>
              <w:t>S::</w:t>
            </w:r>
            <w:proofErr w:type="gramEnd"/>
            <w:r w:rsidRPr="00A30292">
              <w:rPr>
                <w:rFonts w:cstheme="minorHAnsi"/>
              </w:rPr>
              <w:t>PIF4-YFP, BZR1-CFP</w:t>
            </w:r>
          </w:p>
        </w:tc>
        <w:tc>
          <w:tcPr>
            <w:tcW w:w="2610" w:type="dxa"/>
            <w:tcBorders>
              <w:bottom w:val="single" w:sz="2" w:space="0" w:color="000000"/>
            </w:tcBorders>
          </w:tcPr>
          <w:p w14:paraId="45D6C6ED" w14:textId="01E4BC0C" w:rsidR="005003E0" w:rsidRPr="00A30292" w:rsidRDefault="005003E0" w:rsidP="0023691E">
            <w:pPr>
              <w:rPr>
                <w:rFonts w:cstheme="minorHAnsi"/>
              </w:rPr>
            </w:pPr>
            <w:r w:rsidRPr="00A30292">
              <w:rPr>
                <w:rFonts w:cstheme="minorHAnsi"/>
              </w:rPr>
              <w:t>Wang et al.</w:t>
            </w:r>
            <w:r w:rsidR="00A150E5" w:rsidRPr="00A30292">
              <w:rPr>
                <w:rFonts w:cstheme="minorHAnsi"/>
                <w:vertAlign w:val="superscript"/>
              </w:rPr>
              <w:t>4</w:t>
            </w:r>
          </w:p>
        </w:tc>
        <w:tc>
          <w:tcPr>
            <w:tcW w:w="2088" w:type="dxa"/>
            <w:tcBorders>
              <w:bottom w:val="single" w:sz="2" w:space="0" w:color="000000"/>
            </w:tcBorders>
          </w:tcPr>
          <w:p w14:paraId="5B9A3C0D" w14:textId="77777777" w:rsidR="005003E0" w:rsidRPr="00A30292" w:rsidRDefault="005003E0" w:rsidP="0023691E">
            <w:pPr>
              <w:rPr>
                <w:rFonts w:eastAsia="Times New Roman" w:cstheme="minorHAnsi"/>
                <w:color w:val="333333"/>
                <w:shd w:val="clear" w:color="auto" w:fill="FFFFFF"/>
              </w:rPr>
            </w:pPr>
            <w:r w:rsidRPr="00A30292">
              <w:rPr>
                <w:rFonts w:eastAsia="Times New Roman" w:cstheme="minorHAnsi"/>
                <w:color w:val="333333"/>
                <w:shd w:val="clear" w:color="auto" w:fill="FFFFFF"/>
              </w:rPr>
              <w:t>N/A</w:t>
            </w:r>
          </w:p>
        </w:tc>
      </w:tr>
      <w:tr w:rsidR="005003E0" w:rsidRPr="00A30292" w14:paraId="1ABBEF01" w14:textId="77777777" w:rsidTr="00CD2EB6">
        <w:trPr>
          <w:cantSplit/>
          <w:trHeight w:val="259"/>
        </w:trPr>
        <w:tc>
          <w:tcPr>
            <w:tcW w:w="4878" w:type="dxa"/>
            <w:tcBorders>
              <w:bottom w:val="single" w:sz="12" w:space="0" w:color="000000"/>
            </w:tcBorders>
          </w:tcPr>
          <w:p w14:paraId="6E4FE561" w14:textId="3ECFB1CD" w:rsidR="005003E0" w:rsidRPr="00A30292" w:rsidRDefault="005003E0" w:rsidP="0023691E">
            <w:pPr>
              <w:spacing w:after="200" w:line="276" w:lineRule="auto"/>
              <w:rPr>
                <w:rFonts w:eastAsia="Times New Roman" w:cstheme="minorHAnsi"/>
              </w:rPr>
            </w:pPr>
            <w:r w:rsidRPr="00A30292">
              <w:rPr>
                <w:rFonts w:cstheme="minorHAnsi"/>
                <w:i/>
              </w:rPr>
              <w:t>Arabidopsis</w:t>
            </w:r>
            <w:r w:rsidRPr="00A30292">
              <w:rPr>
                <w:rFonts w:cstheme="minorHAnsi"/>
              </w:rPr>
              <w:t xml:space="preserve">: </w:t>
            </w:r>
            <w:r w:rsidRPr="00A30292">
              <w:rPr>
                <w:rFonts w:eastAsia="Times New Roman" w:cstheme="minorHAnsi"/>
                <w:color w:val="000000"/>
                <w:shd w:val="clear" w:color="auto" w:fill="FFFFFF"/>
              </w:rPr>
              <w:t>JYB1021.2</w:t>
            </w:r>
            <w:r w:rsidRPr="00A30292">
              <w:rPr>
                <w:rFonts w:eastAsia="Times New Roman" w:cstheme="minorHAnsi"/>
              </w:rPr>
              <w:t xml:space="preserve">: </w:t>
            </w:r>
            <w:r w:rsidRPr="00A30292">
              <w:rPr>
                <w:rFonts w:eastAsia="Times New Roman" w:cstheme="minorHAnsi"/>
                <w:color w:val="000000"/>
                <w:shd w:val="clear" w:color="auto" w:fill="FFFFFF"/>
              </w:rPr>
              <w:t>pS24(AT5G58010</w:t>
            </w:r>
            <w:proofErr w:type="gramStart"/>
            <w:r w:rsidRPr="00A30292">
              <w:rPr>
                <w:rFonts w:eastAsia="Times New Roman" w:cstheme="minorHAnsi"/>
                <w:color w:val="000000"/>
                <w:shd w:val="clear" w:color="auto" w:fill="FFFFFF"/>
              </w:rPr>
              <w:t>)::</w:t>
            </w:r>
            <w:proofErr w:type="gramEnd"/>
            <w:r w:rsidRPr="00A30292">
              <w:rPr>
                <w:rFonts w:eastAsia="Times New Roman" w:cstheme="minorHAnsi"/>
                <w:color w:val="000000"/>
                <w:shd w:val="clear" w:color="auto" w:fill="FFFFFF"/>
              </w:rPr>
              <w:t>cS</w:t>
            </w:r>
            <w:proofErr w:type="gramStart"/>
            <w:r w:rsidRPr="00A30292">
              <w:rPr>
                <w:rFonts w:eastAsia="Times New Roman" w:cstheme="minorHAnsi"/>
                <w:color w:val="000000"/>
                <w:shd w:val="clear" w:color="auto" w:fill="FFFFFF"/>
              </w:rPr>
              <w:t>24:GFP</w:t>
            </w:r>
            <w:proofErr w:type="gramEnd"/>
            <w:r w:rsidRPr="00A30292">
              <w:rPr>
                <w:rFonts w:eastAsia="Times New Roman" w:cstheme="minorHAnsi"/>
                <w:color w:val="000000"/>
                <w:shd w:val="clear" w:color="auto" w:fill="FFFFFF"/>
              </w:rPr>
              <w:t>(-G</w:t>
            </w:r>
            <w:proofErr w:type="gramStart"/>
            <w:r w:rsidRPr="00A30292">
              <w:rPr>
                <w:rFonts w:eastAsia="Times New Roman" w:cstheme="minorHAnsi"/>
                <w:color w:val="000000"/>
                <w:shd w:val="clear" w:color="auto" w:fill="FFFFFF"/>
              </w:rPr>
              <w:t>):NOS</w:t>
            </w:r>
            <w:proofErr w:type="gramEnd"/>
            <w:r w:rsidRPr="00A30292">
              <w:rPr>
                <w:rFonts w:eastAsia="Times New Roman" w:cstheme="minorHAnsi"/>
                <w:color w:val="000000"/>
                <w:shd w:val="clear" w:color="auto" w:fill="FFFFFF"/>
              </w:rPr>
              <w:t xml:space="preserve"> #1</w:t>
            </w:r>
          </w:p>
        </w:tc>
        <w:tc>
          <w:tcPr>
            <w:tcW w:w="2610" w:type="dxa"/>
            <w:tcBorders>
              <w:bottom w:val="single" w:sz="12" w:space="0" w:color="000000"/>
            </w:tcBorders>
          </w:tcPr>
          <w:p w14:paraId="0A1FAC48" w14:textId="46D00759" w:rsidR="005003E0" w:rsidRPr="00A30292" w:rsidRDefault="005003E0" w:rsidP="0023691E">
            <w:pPr>
              <w:rPr>
                <w:rFonts w:cstheme="minorHAnsi"/>
              </w:rPr>
            </w:pPr>
            <w:r w:rsidRPr="00A30292">
              <w:rPr>
                <w:rFonts w:cstheme="minorHAnsi"/>
              </w:rPr>
              <w:t>NASC</w:t>
            </w:r>
          </w:p>
        </w:tc>
        <w:tc>
          <w:tcPr>
            <w:tcW w:w="2088" w:type="dxa"/>
            <w:tcBorders>
              <w:bottom w:val="single" w:sz="12" w:space="0" w:color="000000"/>
            </w:tcBorders>
          </w:tcPr>
          <w:p w14:paraId="7C210B50" w14:textId="35B6BF25" w:rsidR="005003E0" w:rsidRPr="00A30292" w:rsidRDefault="005003E0" w:rsidP="0023691E">
            <w:pPr>
              <w:rPr>
                <w:rFonts w:eastAsia="Times New Roman" w:cstheme="minorHAnsi"/>
                <w:color w:val="333333"/>
                <w:shd w:val="clear" w:color="auto" w:fill="FFFFFF"/>
              </w:rPr>
            </w:pPr>
            <w:r w:rsidRPr="00A30292">
              <w:rPr>
                <w:rFonts w:eastAsia="Times New Roman" w:cstheme="minorHAnsi"/>
                <w:color w:val="333333"/>
                <w:shd w:val="clear" w:color="auto" w:fill="FFFFFF"/>
              </w:rPr>
              <w:t>NASC ID: N70450</w:t>
            </w:r>
          </w:p>
        </w:tc>
      </w:tr>
      <w:tr w:rsidR="00FF0005" w:rsidRPr="00FF0005" w14:paraId="4FBBFB19" w14:textId="77777777" w:rsidTr="00FF0005">
        <w:trPr>
          <w:cantSplit/>
          <w:trHeight w:val="259"/>
        </w:trPr>
        <w:tc>
          <w:tcPr>
            <w:tcW w:w="9576" w:type="dxa"/>
            <w:gridSpan w:val="3"/>
            <w:tcBorders>
              <w:top w:val="single" w:sz="12" w:space="0" w:color="000000"/>
              <w:bottom w:val="single" w:sz="12" w:space="0" w:color="000000"/>
            </w:tcBorders>
          </w:tcPr>
          <w:p w14:paraId="6DDCEEA4" w14:textId="77777777" w:rsidR="005003E0" w:rsidRPr="00CD2EB6" w:rsidRDefault="005003E0" w:rsidP="00002157">
            <w:pPr>
              <w:rPr>
                <w:rFonts w:cstheme="minorHAnsi"/>
                <w:color w:val="C00000"/>
              </w:rPr>
            </w:pPr>
            <w:r w:rsidRPr="00CD2EB6">
              <w:rPr>
                <w:rFonts w:cstheme="minorHAnsi"/>
                <w:color w:val="C00000"/>
              </w:rPr>
              <w:t>Oligonucleotides</w:t>
            </w:r>
          </w:p>
        </w:tc>
      </w:tr>
      <w:tr w:rsidR="005003E0" w:rsidRPr="00A30292" w14:paraId="3826EFC8" w14:textId="77777777" w:rsidTr="00CD2EB6">
        <w:trPr>
          <w:cantSplit/>
          <w:trHeight w:val="259"/>
        </w:trPr>
        <w:tc>
          <w:tcPr>
            <w:tcW w:w="4878" w:type="dxa"/>
            <w:tcBorders>
              <w:top w:val="single" w:sz="12" w:space="0" w:color="000000"/>
            </w:tcBorders>
          </w:tcPr>
          <w:p w14:paraId="799CBFAD" w14:textId="77777777" w:rsidR="005003E0" w:rsidRPr="00A30292" w:rsidRDefault="005003E0" w:rsidP="00002157">
            <w:pPr>
              <w:rPr>
                <w:rFonts w:eastAsia="Times New Roman" w:cstheme="minorHAnsi"/>
              </w:rPr>
            </w:pPr>
            <w:r w:rsidRPr="00A30292">
              <w:rPr>
                <w:rFonts w:cstheme="minorHAnsi"/>
              </w:rPr>
              <w:t xml:space="preserve">siRNA targeting sequence: </w:t>
            </w:r>
            <w:r w:rsidRPr="00A30292">
              <w:rPr>
                <w:rFonts w:eastAsia="Times New Roman" w:cstheme="minorHAnsi"/>
              </w:rPr>
              <w:t>PIP5K I alpha #1: ACACAGUACUCAGUUGAUA</w:t>
            </w:r>
          </w:p>
          <w:p w14:paraId="0D7248A3" w14:textId="77777777" w:rsidR="005003E0" w:rsidRPr="00A30292" w:rsidRDefault="005003E0" w:rsidP="00002157">
            <w:pPr>
              <w:rPr>
                <w:rFonts w:cstheme="minorHAnsi"/>
              </w:rPr>
            </w:pPr>
          </w:p>
        </w:tc>
        <w:tc>
          <w:tcPr>
            <w:tcW w:w="2610" w:type="dxa"/>
            <w:tcBorders>
              <w:top w:val="single" w:sz="12" w:space="0" w:color="000000"/>
            </w:tcBorders>
          </w:tcPr>
          <w:p w14:paraId="74594132" w14:textId="77777777" w:rsidR="005003E0" w:rsidRPr="00A30292" w:rsidRDefault="005003E0" w:rsidP="00002157">
            <w:pPr>
              <w:rPr>
                <w:rFonts w:cstheme="minorHAnsi"/>
              </w:rPr>
            </w:pPr>
            <w:r w:rsidRPr="00A30292">
              <w:rPr>
                <w:rFonts w:cstheme="minorHAnsi"/>
              </w:rPr>
              <w:t>This paper</w:t>
            </w:r>
          </w:p>
        </w:tc>
        <w:tc>
          <w:tcPr>
            <w:tcW w:w="2088" w:type="dxa"/>
            <w:tcBorders>
              <w:top w:val="single" w:sz="12" w:space="0" w:color="000000"/>
            </w:tcBorders>
          </w:tcPr>
          <w:p w14:paraId="1F270CE8" w14:textId="77777777" w:rsidR="005003E0" w:rsidRPr="00A30292" w:rsidRDefault="005003E0" w:rsidP="00002157">
            <w:pPr>
              <w:pStyle w:val="Default"/>
              <w:rPr>
                <w:rFonts w:asciiTheme="minorHAnsi" w:hAnsiTheme="minorHAnsi" w:cstheme="minorHAnsi"/>
                <w:sz w:val="22"/>
                <w:szCs w:val="22"/>
              </w:rPr>
            </w:pPr>
            <w:r w:rsidRPr="00A30292">
              <w:rPr>
                <w:rFonts w:asciiTheme="minorHAnsi" w:hAnsiTheme="minorHAnsi" w:cstheme="minorHAnsi"/>
                <w:sz w:val="22"/>
                <w:szCs w:val="22"/>
              </w:rPr>
              <w:t>N/A</w:t>
            </w:r>
          </w:p>
        </w:tc>
      </w:tr>
      <w:tr w:rsidR="005003E0" w:rsidRPr="00A30292" w14:paraId="4F74E216" w14:textId="77777777" w:rsidTr="00CD2EB6">
        <w:trPr>
          <w:cantSplit/>
          <w:trHeight w:val="259"/>
        </w:trPr>
        <w:tc>
          <w:tcPr>
            <w:tcW w:w="4878" w:type="dxa"/>
          </w:tcPr>
          <w:p w14:paraId="48C99AC8" w14:textId="77777777" w:rsidR="005003E0" w:rsidRPr="00A30292" w:rsidRDefault="005003E0" w:rsidP="00002157">
            <w:pPr>
              <w:rPr>
                <w:rFonts w:cstheme="minorHAnsi"/>
              </w:rPr>
            </w:pPr>
            <w:r w:rsidRPr="00A30292">
              <w:rPr>
                <w:rFonts w:cstheme="minorHAnsi"/>
              </w:rPr>
              <w:t>Primers for XX, see Table SX</w:t>
            </w:r>
          </w:p>
        </w:tc>
        <w:tc>
          <w:tcPr>
            <w:tcW w:w="2610" w:type="dxa"/>
          </w:tcPr>
          <w:p w14:paraId="7943BD4D" w14:textId="77777777" w:rsidR="005003E0" w:rsidRPr="00A30292" w:rsidRDefault="005003E0" w:rsidP="00002157">
            <w:pPr>
              <w:rPr>
                <w:rFonts w:cstheme="minorHAnsi"/>
              </w:rPr>
            </w:pPr>
            <w:r w:rsidRPr="00A30292">
              <w:rPr>
                <w:rFonts w:cstheme="minorHAnsi"/>
              </w:rPr>
              <w:t>This paper</w:t>
            </w:r>
          </w:p>
        </w:tc>
        <w:tc>
          <w:tcPr>
            <w:tcW w:w="2088" w:type="dxa"/>
          </w:tcPr>
          <w:p w14:paraId="36C21A3A" w14:textId="77777777" w:rsidR="005003E0" w:rsidRPr="00A30292" w:rsidRDefault="005003E0" w:rsidP="00002157">
            <w:pPr>
              <w:rPr>
                <w:rFonts w:cstheme="minorHAnsi"/>
              </w:rPr>
            </w:pPr>
            <w:r w:rsidRPr="00A30292">
              <w:rPr>
                <w:rFonts w:cstheme="minorHAnsi"/>
              </w:rPr>
              <w:t>N/A</w:t>
            </w:r>
          </w:p>
        </w:tc>
      </w:tr>
      <w:tr w:rsidR="005003E0" w:rsidRPr="00A30292" w14:paraId="354B59D2" w14:textId="77777777" w:rsidTr="00CD2EB6">
        <w:trPr>
          <w:cantSplit/>
          <w:trHeight w:val="259"/>
        </w:trPr>
        <w:tc>
          <w:tcPr>
            <w:tcW w:w="4878" w:type="dxa"/>
          </w:tcPr>
          <w:p w14:paraId="5212369D" w14:textId="77777777" w:rsidR="005003E0" w:rsidRPr="00A30292" w:rsidRDefault="005003E0" w:rsidP="00002157">
            <w:pPr>
              <w:rPr>
                <w:rFonts w:cstheme="minorHAnsi"/>
              </w:rPr>
            </w:pPr>
            <w:r w:rsidRPr="00A30292">
              <w:rPr>
                <w:rFonts w:cstheme="minorHAnsi"/>
              </w:rPr>
              <w:t>Primer: GFP/YFP/CFP Forward: GCACGACTTCTTCAAGTCCGCCATGCC</w:t>
            </w:r>
          </w:p>
        </w:tc>
        <w:tc>
          <w:tcPr>
            <w:tcW w:w="2610" w:type="dxa"/>
          </w:tcPr>
          <w:p w14:paraId="1FC60FF6" w14:textId="77777777" w:rsidR="005003E0" w:rsidRPr="00A30292" w:rsidRDefault="005003E0" w:rsidP="00002157">
            <w:pPr>
              <w:rPr>
                <w:rFonts w:cstheme="minorHAnsi"/>
              </w:rPr>
            </w:pPr>
            <w:r w:rsidRPr="00A30292">
              <w:rPr>
                <w:rFonts w:cstheme="minorHAnsi"/>
              </w:rPr>
              <w:t>This paper</w:t>
            </w:r>
          </w:p>
        </w:tc>
        <w:tc>
          <w:tcPr>
            <w:tcW w:w="2088" w:type="dxa"/>
          </w:tcPr>
          <w:p w14:paraId="0C5F0B90" w14:textId="77777777" w:rsidR="005003E0" w:rsidRPr="00A30292" w:rsidRDefault="005003E0" w:rsidP="00002157">
            <w:pPr>
              <w:rPr>
                <w:rFonts w:cstheme="minorHAnsi"/>
              </w:rPr>
            </w:pPr>
            <w:r w:rsidRPr="00A30292">
              <w:rPr>
                <w:rFonts w:cstheme="minorHAnsi"/>
              </w:rPr>
              <w:t>N/A</w:t>
            </w:r>
          </w:p>
        </w:tc>
      </w:tr>
      <w:tr w:rsidR="005003E0" w:rsidRPr="00A30292" w14:paraId="2E1A0F57" w14:textId="77777777" w:rsidTr="00CD2EB6">
        <w:trPr>
          <w:cantSplit/>
          <w:trHeight w:val="259"/>
        </w:trPr>
        <w:tc>
          <w:tcPr>
            <w:tcW w:w="4878" w:type="dxa"/>
          </w:tcPr>
          <w:p w14:paraId="26C1A435" w14:textId="77777777" w:rsidR="005003E0" w:rsidRPr="00A30292" w:rsidRDefault="005003E0" w:rsidP="00002157">
            <w:pPr>
              <w:rPr>
                <w:rFonts w:cstheme="minorHAnsi"/>
              </w:rPr>
            </w:pPr>
            <w:r w:rsidRPr="00A30292">
              <w:rPr>
                <w:rStyle w:val="af1"/>
                <w:rFonts w:cstheme="minorHAnsi"/>
                <w:color w:val="auto"/>
              </w:rPr>
              <w:t>Morpholino: MO-pax2a GGTCTGCTTTGCAGTGAATATCCAT</w:t>
            </w:r>
          </w:p>
        </w:tc>
        <w:tc>
          <w:tcPr>
            <w:tcW w:w="2610" w:type="dxa"/>
          </w:tcPr>
          <w:p w14:paraId="6DC553B4" w14:textId="77777777" w:rsidR="005003E0" w:rsidRPr="00A30292" w:rsidRDefault="005003E0" w:rsidP="00002157">
            <w:pPr>
              <w:rPr>
                <w:rFonts w:cstheme="minorHAnsi"/>
              </w:rPr>
            </w:pPr>
            <w:r w:rsidRPr="00A30292">
              <w:rPr>
                <w:rStyle w:val="af1"/>
                <w:rFonts w:cstheme="minorHAnsi"/>
                <w:color w:val="auto"/>
              </w:rPr>
              <w:t>Gene Tools</w:t>
            </w:r>
          </w:p>
        </w:tc>
        <w:tc>
          <w:tcPr>
            <w:tcW w:w="2088" w:type="dxa"/>
          </w:tcPr>
          <w:p w14:paraId="4629010C" w14:textId="77777777" w:rsidR="005003E0" w:rsidRPr="00A30292" w:rsidRDefault="005003E0" w:rsidP="00002157">
            <w:pPr>
              <w:rPr>
                <w:rFonts w:cstheme="minorHAnsi"/>
              </w:rPr>
            </w:pPr>
            <w:r w:rsidRPr="00A30292">
              <w:rPr>
                <w:rStyle w:val="af1"/>
                <w:rFonts w:cstheme="minorHAnsi"/>
                <w:color w:val="000000"/>
              </w:rPr>
              <w:t>ZFIN: ZDB-MRPHLNO-061106-5</w:t>
            </w:r>
          </w:p>
        </w:tc>
      </w:tr>
      <w:tr w:rsidR="005003E0" w:rsidRPr="00A30292" w14:paraId="3482BA1D" w14:textId="77777777" w:rsidTr="00CD2EB6">
        <w:trPr>
          <w:cantSplit/>
          <w:trHeight w:val="259"/>
        </w:trPr>
        <w:tc>
          <w:tcPr>
            <w:tcW w:w="4878" w:type="dxa"/>
            <w:tcBorders>
              <w:bottom w:val="single" w:sz="2" w:space="0" w:color="000000"/>
            </w:tcBorders>
          </w:tcPr>
          <w:p w14:paraId="38CB3840" w14:textId="77777777" w:rsidR="005003E0" w:rsidRPr="00A30292" w:rsidRDefault="005003E0" w:rsidP="00002157">
            <w:pPr>
              <w:rPr>
                <w:rFonts w:cstheme="minorHAnsi"/>
              </w:rPr>
            </w:pPr>
            <w:r w:rsidRPr="00A30292">
              <w:rPr>
                <w:rFonts w:cstheme="minorHAnsi"/>
              </w:rPr>
              <w:t xml:space="preserve">ACTB (hs01060665_g1) </w:t>
            </w:r>
          </w:p>
        </w:tc>
        <w:tc>
          <w:tcPr>
            <w:tcW w:w="2610" w:type="dxa"/>
            <w:tcBorders>
              <w:bottom w:val="single" w:sz="2" w:space="0" w:color="000000"/>
            </w:tcBorders>
          </w:tcPr>
          <w:p w14:paraId="6739B934" w14:textId="77777777" w:rsidR="005003E0" w:rsidRPr="00A30292" w:rsidRDefault="005003E0" w:rsidP="00002157">
            <w:pPr>
              <w:rPr>
                <w:rFonts w:cstheme="minorHAnsi"/>
              </w:rPr>
            </w:pPr>
            <w:r w:rsidRPr="00A30292">
              <w:rPr>
                <w:rFonts w:cstheme="minorHAnsi"/>
              </w:rPr>
              <w:t xml:space="preserve">Life Technologies </w:t>
            </w:r>
          </w:p>
        </w:tc>
        <w:tc>
          <w:tcPr>
            <w:tcW w:w="2088" w:type="dxa"/>
            <w:tcBorders>
              <w:bottom w:val="single" w:sz="2" w:space="0" w:color="000000"/>
            </w:tcBorders>
          </w:tcPr>
          <w:p w14:paraId="2C82E472" w14:textId="77777777" w:rsidR="005003E0" w:rsidRPr="00A30292" w:rsidRDefault="005003E0" w:rsidP="00002157">
            <w:pPr>
              <w:rPr>
                <w:rFonts w:cstheme="minorHAnsi"/>
              </w:rPr>
            </w:pPr>
            <w:r w:rsidRPr="00A30292">
              <w:rPr>
                <w:rFonts w:cstheme="minorHAnsi"/>
              </w:rPr>
              <w:t>Cat#4331182</w:t>
            </w:r>
          </w:p>
        </w:tc>
      </w:tr>
      <w:tr w:rsidR="005003E0" w:rsidRPr="00A30292" w14:paraId="384091AC" w14:textId="77777777" w:rsidTr="00CD2EB6">
        <w:trPr>
          <w:cantSplit/>
          <w:trHeight w:val="259"/>
        </w:trPr>
        <w:tc>
          <w:tcPr>
            <w:tcW w:w="4878" w:type="dxa"/>
            <w:tcBorders>
              <w:bottom w:val="single" w:sz="12" w:space="0" w:color="000000"/>
            </w:tcBorders>
          </w:tcPr>
          <w:p w14:paraId="162AB611" w14:textId="77777777" w:rsidR="005003E0" w:rsidRPr="00A30292" w:rsidRDefault="005003E0" w:rsidP="00002157">
            <w:pPr>
              <w:rPr>
                <w:rFonts w:cstheme="minorHAnsi"/>
              </w:rPr>
            </w:pPr>
            <w:r w:rsidRPr="00A30292">
              <w:rPr>
                <w:rFonts w:cstheme="minorHAnsi"/>
              </w:rPr>
              <w:t>RNA sequence: hnRNPA1_ligand: UAGGGACUUAGGGUUCUCUCUAGGGACUUAGGGUUCUCUCUAGGGA</w:t>
            </w:r>
          </w:p>
        </w:tc>
        <w:tc>
          <w:tcPr>
            <w:tcW w:w="2610" w:type="dxa"/>
            <w:tcBorders>
              <w:bottom w:val="single" w:sz="12" w:space="0" w:color="000000"/>
            </w:tcBorders>
          </w:tcPr>
          <w:p w14:paraId="7F97613F" w14:textId="77777777" w:rsidR="005003E0" w:rsidRPr="00A30292" w:rsidRDefault="005003E0" w:rsidP="00002157">
            <w:pPr>
              <w:rPr>
                <w:rFonts w:cstheme="minorHAnsi"/>
              </w:rPr>
            </w:pPr>
            <w:r w:rsidRPr="00A30292">
              <w:rPr>
                <w:rFonts w:cstheme="minorHAnsi"/>
              </w:rPr>
              <w:t>This paper</w:t>
            </w:r>
          </w:p>
          <w:p w14:paraId="6D7A9B21" w14:textId="77777777" w:rsidR="005003E0" w:rsidRPr="00A30292" w:rsidRDefault="005003E0" w:rsidP="00002157">
            <w:pPr>
              <w:rPr>
                <w:rFonts w:cstheme="minorHAnsi"/>
              </w:rPr>
            </w:pPr>
          </w:p>
        </w:tc>
        <w:tc>
          <w:tcPr>
            <w:tcW w:w="2088" w:type="dxa"/>
            <w:tcBorders>
              <w:bottom w:val="single" w:sz="12" w:space="0" w:color="000000"/>
            </w:tcBorders>
          </w:tcPr>
          <w:p w14:paraId="139E3AC0" w14:textId="77777777" w:rsidR="005003E0" w:rsidRPr="00A30292" w:rsidRDefault="005003E0" w:rsidP="00002157">
            <w:pPr>
              <w:rPr>
                <w:rFonts w:cstheme="minorHAnsi"/>
              </w:rPr>
            </w:pPr>
            <w:r w:rsidRPr="00A30292">
              <w:rPr>
                <w:rFonts w:cstheme="minorHAnsi"/>
              </w:rPr>
              <w:t>N/A</w:t>
            </w:r>
          </w:p>
        </w:tc>
      </w:tr>
      <w:tr w:rsidR="00FF0005" w:rsidRPr="00FF0005" w14:paraId="3A120423" w14:textId="77777777" w:rsidTr="00FF0005">
        <w:trPr>
          <w:cantSplit/>
          <w:trHeight w:val="259"/>
        </w:trPr>
        <w:tc>
          <w:tcPr>
            <w:tcW w:w="9576" w:type="dxa"/>
            <w:gridSpan w:val="3"/>
            <w:tcBorders>
              <w:top w:val="single" w:sz="12" w:space="0" w:color="000000"/>
              <w:bottom w:val="single" w:sz="12" w:space="0" w:color="000000"/>
            </w:tcBorders>
          </w:tcPr>
          <w:p w14:paraId="42185217" w14:textId="77777777" w:rsidR="005003E0" w:rsidRPr="00CD2EB6" w:rsidRDefault="005003E0" w:rsidP="0023691E">
            <w:pPr>
              <w:rPr>
                <w:rFonts w:cstheme="minorHAnsi"/>
                <w:color w:val="C00000"/>
              </w:rPr>
            </w:pPr>
            <w:r w:rsidRPr="00CD2EB6">
              <w:rPr>
                <w:rFonts w:cstheme="minorHAnsi"/>
                <w:color w:val="C00000"/>
              </w:rPr>
              <w:t>Recombinant DNA</w:t>
            </w:r>
          </w:p>
        </w:tc>
      </w:tr>
      <w:tr w:rsidR="005003E0" w:rsidRPr="00A30292" w14:paraId="21DBCB98" w14:textId="77777777" w:rsidTr="00CD2EB6">
        <w:trPr>
          <w:cantSplit/>
          <w:trHeight w:val="259"/>
        </w:trPr>
        <w:tc>
          <w:tcPr>
            <w:tcW w:w="4878" w:type="dxa"/>
            <w:tcBorders>
              <w:top w:val="single" w:sz="12" w:space="0" w:color="000000"/>
            </w:tcBorders>
          </w:tcPr>
          <w:p w14:paraId="60358D00" w14:textId="77777777" w:rsidR="005003E0" w:rsidRPr="00A30292" w:rsidRDefault="005003E0" w:rsidP="0023691E">
            <w:pPr>
              <w:rPr>
                <w:rFonts w:cstheme="minorHAnsi"/>
              </w:rPr>
            </w:pPr>
            <w:proofErr w:type="spellStart"/>
            <w:r w:rsidRPr="00A30292">
              <w:rPr>
                <w:rFonts w:cstheme="minorHAnsi"/>
              </w:rPr>
              <w:t>pLVX</w:t>
            </w:r>
            <w:proofErr w:type="spellEnd"/>
            <w:r w:rsidRPr="00A30292">
              <w:rPr>
                <w:rFonts w:cstheme="minorHAnsi"/>
              </w:rPr>
              <w:t>-Tight-Puro (</w:t>
            </w:r>
            <w:proofErr w:type="spellStart"/>
            <w:r w:rsidRPr="00A30292">
              <w:rPr>
                <w:rFonts w:cstheme="minorHAnsi"/>
              </w:rPr>
              <w:t>TetOn</w:t>
            </w:r>
            <w:proofErr w:type="spellEnd"/>
            <w:r w:rsidRPr="00A30292">
              <w:rPr>
                <w:rFonts w:cstheme="minorHAnsi"/>
              </w:rPr>
              <w:t>)</w:t>
            </w:r>
          </w:p>
        </w:tc>
        <w:tc>
          <w:tcPr>
            <w:tcW w:w="2610" w:type="dxa"/>
            <w:tcBorders>
              <w:top w:val="single" w:sz="12" w:space="0" w:color="000000"/>
            </w:tcBorders>
          </w:tcPr>
          <w:p w14:paraId="016F347C" w14:textId="77777777" w:rsidR="005003E0" w:rsidRPr="00A30292" w:rsidRDefault="005003E0" w:rsidP="0023691E">
            <w:pPr>
              <w:rPr>
                <w:rFonts w:cstheme="minorHAnsi"/>
              </w:rPr>
            </w:pPr>
            <w:proofErr w:type="spellStart"/>
            <w:r w:rsidRPr="00A30292">
              <w:rPr>
                <w:rFonts w:cstheme="minorHAnsi"/>
              </w:rPr>
              <w:t>Clonetech</w:t>
            </w:r>
            <w:proofErr w:type="spellEnd"/>
          </w:p>
        </w:tc>
        <w:tc>
          <w:tcPr>
            <w:tcW w:w="2088" w:type="dxa"/>
            <w:tcBorders>
              <w:top w:val="single" w:sz="12" w:space="0" w:color="000000"/>
            </w:tcBorders>
          </w:tcPr>
          <w:p w14:paraId="223D39B6" w14:textId="21A2BABA" w:rsidR="005003E0" w:rsidRPr="00A30292" w:rsidRDefault="005003E0" w:rsidP="0023691E">
            <w:pPr>
              <w:autoSpaceDE w:val="0"/>
              <w:autoSpaceDN w:val="0"/>
              <w:adjustRightInd w:val="0"/>
              <w:rPr>
                <w:rFonts w:cstheme="minorHAnsi"/>
                <w:color w:val="000000"/>
              </w:rPr>
            </w:pPr>
            <w:r w:rsidRPr="00A30292">
              <w:rPr>
                <w:rFonts w:cstheme="minorHAnsi"/>
                <w:color w:val="000000"/>
              </w:rPr>
              <w:t>Cat#632162</w:t>
            </w:r>
          </w:p>
        </w:tc>
      </w:tr>
      <w:tr w:rsidR="005003E0" w:rsidRPr="00A30292" w14:paraId="4654ABB8" w14:textId="77777777" w:rsidTr="00CD2EB6">
        <w:trPr>
          <w:cantSplit/>
          <w:trHeight w:val="259"/>
        </w:trPr>
        <w:tc>
          <w:tcPr>
            <w:tcW w:w="4878" w:type="dxa"/>
          </w:tcPr>
          <w:p w14:paraId="081E4859" w14:textId="77777777" w:rsidR="005003E0" w:rsidRPr="00A30292" w:rsidRDefault="005003E0" w:rsidP="0023691E">
            <w:pPr>
              <w:rPr>
                <w:rFonts w:cstheme="minorHAnsi"/>
              </w:rPr>
            </w:pPr>
            <w:r w:rsidRPr="00A30292">
              <w:rPr>
                <w:rFonts w:cstheme="minorHAnsi"/>
              </w:rPr>
              <w:t>Plasmid: GFP-Nito</w:t>
            </w:r>
          </w:p>
        </w:tc>
        <w:tc>
          <w:tcPr>
            <w:tcW w:w="2610" w:type="dxa"/>
          </w:tcPr>
          <w:p w14:paraId="0CCA2A0E" w14:textId="77777777" w:rsidR="005003E0" w:rsidRPr="00A30292" w:rsidRDefault="005003E0" w:rsidP="0023691E">
            <w:pPr>
              <w:rPr>
                <w:rFonts w:cstheme="minorHAnsi"/>
              </w:rPr>
            </w:pPr>
            <w:r w:rsidRPr="00A30292">
              <w:rPr>
                <w:rFonts w:cstheme="minorHAnsi"/>
              </w:rPr>
              <w:t>This paper</w:t>
            </w:r>
          </w:p>
        </w:tc>
        <w:tc>
          <w:tcPr>
            <w:tcW w:w="2088" w:type="dxa"/>
          </w:tcPr>
          <w:p w14:paraId="42BC2142" w14:textId="77777777" w:rsidR="005003E0" w:rsidRPr="00A30292" w:rsidRDefault="005003E0" w:rsidP="0023691E">
            <w:pPr>
              <w:rPr>
                <w:rFonts w:cstheme="minorHAnsi"/>
              </w:rPr>
            </w:pPr>
            <w:r w:rsidRPr="00A30292">
              <w:rPr>
                <w:rFonts w:cstheme="minorHAnsi"/>
              </w:rPr>
              <w:t>N/A</w:t>
            </w:r>
          </w:p>
        </w:tc>
      </w:tr>
      <w:tr w:rsidR="005003E0" w:rsidRPr="00A30292" w14:paraId="040B3D60" w14:textId="77777777" w:rsidTr="00CD2EB6">
        <w:trPr>
          <w:cantSplit/>
          <w:trHeight w:val="259"/>
        </w:trPr>
        <w:tc>
          <w:tcPr>
            <w:tcW w:w="4878" w:type="dxa"/>
          </w:tcPr>
          <w:p w14:paraId="394C7F9F" w14:textId="77777777" w:rsidR="005003E0" w:rsidRPr="00A30292" w:rsidRDefault="005003E0" w:rsidP="0023691E">
            <w:pPr>
              <w:rPr>
                <w:rFonts w:cstheme="minorHAnsi"/>
              </w:rPr>
            </w:pPr>
            <w:r w:rsidRPr="00A30292">
              <w:rPr>
                <w:rFonts w:cstheme="minorHAnsi"/>
              </w:rPr>
              <w:t>cDNA GH111110</w:t>
            </w:r>
          </w:p>
        </w:tc>
        <w:tc>
          <w:tcPr>
            <w:tcW w:w="2610" w:type="dxa"/>
          </w:tcPr>
          <w:p w14:paraId="46C8BF11" w14:textId="77777777" w:rsidR="005003E0" w:rsidRPr="00A30292" w:rsidRDefault="005003E0" w:rsidP="0023691E">
            <w:pPr>
              <w:rPr>
                <w:rFonts w:cstheme="minorHAnsi"/>
              </w:rPr>
            </w:pPr>
            <w:r w:rsidRPr="00A30292">
              <w:rPr>
                <w:rFonts w:cstheme="minorHAnsi"/>
              </w:rPr>
              <w:t>Drosophila Genomics Resource Center</w:t>
            </w:r>
          </w:p>
        </w:tc>
        <w:tc>
          <w:tcPr>
            <w:tcW w:w="2088" w:type="dxa"/>
          </w:tcPr>
          <w:p w14:paraId="1E56D3E2" w14:textId="77777777" w:rsidR="005003E0" w:rsidRPr="00A30292" w:rsidRDefault="005003E0" w:rsidP="0023691E">
            <w:pPr>
              <w:rPr>
                <w:rFonts w:cstheme="minorHAnsi"/>
              </w:rPr>
            </w:pPr>
            <w:r w:rsidRPr="00A30292">
              <w:rPr>
                <w:rStyle w:val="af1"/>
                <w:rFonts w:cstheme="minorHAnsi"/>
                <w:color w:val="000000"/>
              </w:rPr>
              <w:t xml:space="preserve">DGRC:5666; </w:t>
            </w:r>
            <w:proofErr w:type="gramStart"/>
            <w:r w:rsidRPr="00A30292">
              <w:rPr>
                <w:rStyle w:val="af1"/>
                <w:rFonts w:cstheme="minorHAnsi"/>
                <w:color w:val="000000"/>
              </w:rPr>
              <w:t>FlyBase:FBcl</w:t>
            </w:r>
            <w:proofErr w:type="gramEnd"/>
            <w:r w:rsidRPr="00A30292">
              <w:rPr>
                <w:rStyle w:val="af1"/>
                <w:rFonts w:cstheme="minorHAnsi"/>
                <w:color w:val="000000"/>
              </w:rPr>
              <w:t>0130415</w:t>
            </w:r>
          </w:p>
        </w:tc>
      </w:tr>
      <w:tr w:rsidR="005003E0" w:rsidRPr="00A30292" w14:paraId="48F7D895" w14:textId="77777777" w:rsidTr="00CD2EB6">
        <w:trPr>
          <w:cantSplit/>
          <w:trHeight w:val="259"/>
        </w:trPr>
        <w:tc>
          <w:tcPr>
            <w:tcW w:w="4878" w:type="dxa"/>
            <w:tcBorders>
              <w:bottom w:val="single" w:sz="2" w:space="0" w:color="000000"/>
            </w:tcBorders>
          </w:tcPr>
          <w:p w14:paraId="3E3E4F29" w14:textId="77777777" w:rsidR="005003E0" w:rsidRPr="00A30292" w:rsidRDefault="005003E0" w:rsidP="0023691E">
            <w:pPr>
              <w:pStyle w:val="Default"/>
              <w:rPr>
                <w:rFonts w:asciiTheme="minorHAnsi" w:hAnsiTheme="minorHAnsi" w:cstheme="minorHAnsi"/>
                <w:color w:val="auto"/>
                <w:sz w:val="22"/>
                <w:szCs w:val="22"/>
              </w:rPr>
            </w:pPr>
            <w:r w:rsidRPr="00A30292">
              <w:rPr>
                <w:rFonts w:asciiTheme="minorHAnsi" w:hAnsiTheme="minorHAnsi" w:cstheme="minorHAnsi"/>
                <w:color w:val="auto"/>
                <w:sz w:val="22"/>
                <w:szCs w:val="22"/>
              </w:rPr>
              <w:t xml:space="preserve">AAV2/1-hsyn-GCaMP6- WPRE </w:t>
            </w:r>
          </w:p>
          <w:p w14:paraId="776FB614" w14:textId="77777777" w:rsidR="005003E0" w:rsidRPr="00A30292" w:rsidRDefault="005003E0" w:rsidP="0023691E">
            <w:pPr>
              <w:rPr>
                <w:rFonts w:cstheme="minorHAnsi"/>
              </w:rPr>
            </w:pPr>
          </w:p>
        </w:tc>
        <w:tc>
          <w:tcPr>
            <w:tcW w:w="2610" w:type="dxa"/>
            <w:tcBorders>
              <w:bottom w:val="single" w:sz="2" w:space="0" w:color="000000"/>
            </w:tcBorders>
          </w:tcPr>
          <w:p w14:paraId="13A90379" w14:textId="3F0ED115" w:rsidR="005003E0" w:rsidRPr="00A30292" w:rsidRDefault="005003E0" w:rsidP="0023691E">
            <w:pPr>
              <w:pStyle w:val="Default"/>
              <w:rPr>
                <w:rFonts w:asciiTheme="minorHAnsi" w:hAnsiTheme="minorHAnsi" w:cstheme="minorHAnsi"/>
                <w:color w:val="auto"/>
                <w:sz w:val="22"/>
                <w:szCs w:val="22"/>
              </w:rPr>
            </w:pPr>
            <w:r w:rsidRPr="00A30292">
              <w:rPr>
                <w:rFonts w:asciiTheme="minorHAnsi" w:hAnsiTheme="minorHAnsi" w:cstheme="minorHAnsi"/>
                <w:color w:val="auto"/>
                <w:sz w:val="22"/>
                <w:szCs w:val="22"/>
              </w:rPr>
              <w:t>Chen et al.</w:t>
            </w:r>
            <w:r w:rsidR="00A150E5" w:rsidRPr="00A30292">
              <w:rPr>
                <w:rFonts w:asciiTheme="minorHAnsi" w:hAnsiTheme="minorHAnsi" w:cstheme="minorHAnsi"/>
                <w:color w:val="auto"/>
                <w:sz w:val="22"/>
                <w:szCs w:val="22"/>
                <w:vertAlign w:val="superscript"/>
              </w:rPr>
              <w:t>5</w:t>
            </w:r>
          </w:p>
          <w:p w14:paraId="55F6E324" w14:textId="77777777" w:rsidR="005003E0" w:rsidRPr="00A30292" w:rsidRDefault="005003E0" w:rsidP="0023691E">
            <w:pPr>
              <w:rPr>
                <w:rFonts w:cstheme="minorHAnsi"/>
              </w:rPr>
            </w:pPr>
          </w:p>
        </w:tc>
        <w:tc>
          <w:tcPr>
            <w:tcW w:w="2088" w:type="dxa"/>
            <w:tcBorders>
              <w:bottom w:val="single" w:sz="2" w:space="0" w:color="000000"/>
            </w:tcBorders>
          </w:tcPr>
          <w:p w14:paraId="7B74C007" w14:textId="77777777" w:rsidR="005003E0" w:rsidRPr="00A30292" w:rsidRDefault="005003E0" w:rsidP="0023691E">
            <w:pPr>
              <w:rPr>
                <w:rFonts w:cstheme="minorHAnsi"/>
              </w:rPr>
            </w:pPr>
            <w:r w:rsidRPr="00A30292">
              <w:rPr>
                <w:rStyle w:val="af1"/>
                <w:rFonts w:cstheme="minorHAnsi"/>
                <w:color w:val="000000"/>
              </w:rPr>
              <w:t>N/A</w:t>
            </w:r>
          </w:p>
        </w:tc>
      </w:tr>
      <w:tr w:rsidR="005003E0" w:rsidRPr="00A30292" w14:paraId="5FF48C22" w14:textId="77777777" w:rsidTr="00CD2EB6">
        <w:trPr>
          <w:cantSplit/>
          <w:trHeight w:val="259"/>
        </w:trPr>
        <w:tc>
          <w:tcPr>
            <w:tcW w:w="4878" w:type="dxa"/>
            <w:tcBorders>
              <w:bottom w:val="single" w:sz="12" w:space="0" w:color="000000"/>
            </w:tcBorders>
          </w:tcPr>
          <w:p w14:paraId="673CB8B3" w14:textId="77777777" w:rsidR="005003E0" w:rsidRPr="00A30292" w:rsidRDefault="005003E0" w:rsidP="0023691E">
            <w:pPr>
              <w:rPr>
                <w:rFonts w:cstheme="minorHAnsi"/>
              </w:rPr>
            </w:pPr>
            <w:r w:rsidRPr="00A30292">
              <w:rPr>
                <w:rFonts w:cstheme="minorHAnsi"/>
              </w:rPr>
              <w:t xml:space="preserve">Mouse raptor: </w:t>
            </w:r>
            <w:proofErr w:type="spellStart"/>
            <w:r w:rsidRPr="00A30292">
              <w:rPr>
                <w:rFonts w:cstheme="minorHAnsi"/>
              </w:rPr>
              <w:t>pLKO</w:t>
            </w:r>
            <w:proofErr w:type="spellEnd"/>
            <w:r w:rsidRPr="00A30292">
              <w:rPr>
                <w:rFonts w:cstheme="minorHAnsi"/>
              </w:rPr>
              <w:t xml:space="preserve"> mouse shRNA 1 raptor</w:t>
            </w:r>
          </w:p>
        </w:tc>
        <w:tc>
          <w:tcPr>
            <w:tcW w:w="2610" w:type="dxa"/>
            <w:tcBorders>
              <w:bottom w:val="single" w:sz="12" w:space="0" w:color="000000"/>
            </w:tcBorders>
          </w:tcPr>
          <w:p w14:paraId="1F868C70" w14:textId="3677D95D" w:rsidR="005003E0" w:rsidRPr="00A30292" w:rsidRDefault="005003E0" w:rsidP="0023691E">
            <w:pPr>
              <w:rPr>
                <w:rFonts w:cstheme="minorHAnsi"/>
              </w:rPr>
            </w:pPr>
            <w:r w:rsidRPr="00A30292">
              <w:rPr>
                <w:rFonts w:cstheme="minorHAnsi"/>
              </w:rPr>
              <w:t>Thoreen et al.</w:t>
            </w:r>
            <w:r w:rsidR="00A150E5" w:rsidRPr="00A30292">
              <w:rPr>
                <w:rFonts w:cstheme="minorHAnsi"/>
                <w:vertAlign w:val="superscript"/>
              </w:rPr>
              <w:t>6</w:t>
            </w:r>
          </w:p>
        </w:tc>
        <w:tc>
          <w:tcPr>
            <w:tcW w:w="2088" w:type="dxa"/>
            <w:tcBorders>
              <w:bottom w:val="single" w:sz="12" w:space="0" w:color="000000"/>
            </w:tcBorders>
          </w:tcPr>
          <w:p w14:paraId="07C65D43" w14:textId="630D80DE" w:rsidR="005003E0" w:rsidRPr="00A30292" w:rsidRDefault="005003E0" w:rsidP="0023691E">
            <w:pPr>
              <w:rPr>
                <w:rFonts w:cstheme="minorHAnsi"/>
              </w:rPr>
            </w:pPr>
            <w:proofErr w:type="spellStart"/>
            <w:r w:rsidRPr="00A30292">
              <w:rPr>
                <w:rFonts w:cstheme="minorHAnsi"/>
              </w:rPr>
              <w:t>Addgene</w:t>
            </w:r>
            <w:proofErr w:type="spellEnd"/>
            <w:r w:rsidRPr="00A30292">
              <w:rPr>
                <w:rFonts w:cstheme="minorHAnsi"/>
              </w:rPr>
              <w:t xml:space="preserve"> Plasmid #21339</w:t>
            </w:r>
          </w:p>
        </w:tc>
      </w:tr>
      <w:tr w:rsidR="00FF0005" w:rsidRPr="00FF0005" w14:paraId="3A844C15" w14:textId="77777777" w:rsidTr="00FF0005">
        <w:trPr>
          <w:cantSplit/>
          <w:trHeight w:val="259"/>
        </w:trPr>
        <w:tc>
          <w:tcPr>
            <w:tcW w:w="9576" w:type="dxa"/>
            <w:gridSpan w:val="3"/>
            <w:tcBorders>
              <w:top w:val="single" w:sz="12" w:space="0" w:color="000000"/>
              <w:bottom w:val="single" w:sz="12" w:space="0" w:color="000000"/>
            </w:tcBorders>
          </w:tcPr>
          <w:p w14:paraId="3314A82B" w14:textId="6191633F" w:rsidR="005003E0" w:rsidRPr="00CD2EB6" w:rsidRDefault="005003E0" w:rsidP="0023691E">
            <w:pPr>
              <w:rPr>
                <w:rFonts w:cstheme="minorHAnsi"/>
                <w:color w:val="C00000"/>
              </w:rPr>
            </w:pPr>
            <w:r w:rsidRPr="00CD2EB6">
              <w:rPr>
                <w:rFonts w:cstheme="minorHAnsi"/>
                <w:color w:val="C00000"/>
              </w:rPr>
              <w:t xml:space="preserve">Software and </w:t>
            </w:r>
            <w:r w:rsidR="00E5322C" w:rsidRPr="00CD2EB6">
              <w:rPr>
                <w:rFonts w:cstheme="minorHAnsi"/>
                <w:color w:val="C00000"/>
              </w:rPr>
              <w:t>algorithms</w:t>
            </w:r>
          </w:p>
        </w:tc>
      </w:tr>
      <w:tr w:rsidR="004F2E9B" w:rsidRPr="00A30292" w14:paraId="46B697F1" w14:textId="77777777" w:rsidTr="00CD2EB6">
        <w:trPr>
          <w:cantSplit/>
          <w:trHeight w:val="259"/>
        </w:trPr>
        <w:tc>
          <w:tcPr>
            <w:tcW w:w="4878" w:type="dxa"/>
            <w:tcBorders>
              <w:top w:val="single" w:sz="12" w:space="0" w:color="000000"/>
              <w:bottom w:val="single" w:sz="4" w:space="0" w:color="auto"/>
            </w:tcBorders>
          </w:tcPr>
          <w:p w14:paraId="47CBD565" w14:textId="65EFC487" w:rsidR="004F2E9B" w:rsidRPr="00A30292" w:rsidRDefault="004F2E9B" w:rsidP="0023691E">
            <w:pPr>
              <w:rPr>
                <w:rFonts w:cstheme="minorHAnsi"/>
              </w:rPr>
            </w:pPr>
            <w:r w:rsidRPr="00A30292">
              <w:rPr>
                <w:rFonts w:cstheme="minorHAnsi"/>
              </w:rPr>
              <w:t>ImageJ</w:t>
            </w:r>
          </w:p>
        </w:tc>
        <w:tc>
          <w:tcPr>
            <w:tcW w:w="2610" w:type="dxa"/>
            <w:tcBorders>
              <w:top w:val="single" w:sz="12" w:space="0" w:color="000000"/>
              <w:bottom w:val="single" w:sz="4" w:space="0" w:color="auto"/>
            </w:tcBorders>
          </w:tcPr>
          <w:p w14:paraId="71C6714F" w14:textId="2EDAA13F" w:rsidR="004F2E9B" w:rsidRPr="00A30292" w:rsidRDefault="004F2E9B" w:rsidP="0023691E">
            <w:pPr>
              <w:rPr>
                <w:rFonts w:cstheme="minorHAnsi"/>
              </w:rPr>
            </w:pPr>
            <w:r w:rsidRPr="00A30292">
              <w:rPr>
                <w:rFonts w:cstheme="minorHAnsi"/>
              </w:rPr>
              <w:t>Schneider et al.</w:t>
            </w:r>
            <w:r w:rsidR="00A150E5" w:rsidRPr="00A30292">
              <w:rPr>
                <w:rFonts w:cstheme="minorHAnsi"/>
                <w:vertAlign w:val="superscript"/>
              </w:rPr>
              <w:t>7</w:t>
            </w:r>
          </w:p>
        </w:tc>
        <w:tc>
          <w:tcPr>
            <w:tcW w:w="2088" w:type="dxa"/>
            <w:tcBorders>
              <w:top w:val="single" w:sz="12" w:space="0" w:color="000000"/>
              <w:bottom w:val="single" w:sz="4" w:space="0" w:color="auto"/>
            </w:tcBorders>
          </w:tcPr>
          <w:p w14:paraId="64F5D9EF" w14:textId="33FF8D0D" w:rsidR="004F2E9B" w:rsidRPr="00A30292" w:rsidRDefault="00FF0005" w:rsidP="0023691E">
            <w:pPr>
              <w:rPr>
                <w:rFonts w:cstheme="minorHAnsi"/>
              </w:rPr>
            </w:pPr>
            <w:hyperlink r:id="rId33" w:history="1">
              <w:r w:rsidRPr="00DA2F9A">
                <w:rPr>
                  <w:rStyle w:val="af"/>
                  <w:rFonts w:cstheme="minorHAnsi"/>
                </w:rPr>
                <w:t>https://imagej.nih.gov/ij/</w:t>
              </w:r>
            </w:hyperlink>
            <w:r>
              <w:rPr>
                <w:rFonts w:cstheme="minorHAnsi"/>
              </w:rPr>
              <w:t xml:space="preserve"> </w:t>
            </w:r>
          </w:p>
        </w:tc>
      </w:tr>
      <w:tr w:rsidR="005003E0" w:rsidRPr="00A30292" w14:paraId="19AAE7A2" w14:textId="77777777" w:rsidTr="00CD2EB6">
        <w:trPr>
          <w:cantSplit/>
          <w:trHeight w:val="259"/>
        </w:trPr>
        <w:tc>
          <w:tcPr>
            <w:tcW w:w="4878" w:type="dxa"/>
            <w:tcBorders>
              <w:top w:val="single" w:sz="4" w:space="0" w:color="auto"/>
              <w:bottom w:val="single" w:sz="2" w:space="0" w:color="000000"/>
            </w:tcBorders>
          </w:tcPr>
          <w:p w14:paraId="00678448" w14:textId="77777777" w:rsidR="005003E0" w:rsidRPr="00A30292" w:rsidRDefault="005003E0" w:rsidP="0023691E">
            <w:pPr>
              <w:rPr>
                <w:rFonts w:cstheme="minorHAnsi"/>
              </w:rPr>
            </w:pPr>
            <w:r w:rsidRPr="00A30292">
              <w:rPr>
                <w:rFonts w:cstheme="minorHAnsi"/>
              </w:rPr>
              <w:lastRenderedPageBreak/>
              <w:t>Bowtie2</w:t>
            </w:r>
          </w:p>
        </w:tc>
        <w:tc>
          <w:tcPr>
            <w:tcW w:w="2610" w:type="dxa"/>
            <w:tcBorders>
              <w:top w:val="single" w:sz="4" w:space="0" w:color="auto"/>
              <w:bottom w:val="single" w:sz="2" w:space="0" w:color="000000"/>
            </w:tcBorders>
          </w:tcPr>
          <w:p w14:paraId="1E4A7442" w14:textId="1468CD46" w:rsidR="005003E0" w:rsidRPr="00A30292" w:rsidRDefault="005003E0" w:rsidP="0023691E">
            <w:pPr>
              <w:rPr>
                <w:rFonts w:cstheme="minorHAnsi"/>
              </w:rPr>
            </w:pPr>
            <w:r w:rsidRPr="00A30292">
              <w:rPr>
                <w:rFonts w:cstheme="minorHAnsi"/>
              </w:rPr>
              <w:t>Langmead and Salzberg</w:t>
            </w:r>
            <w:r w:rsidR="00A150E5" w:rsidRPr="00A30292">
              <w:rPr>
                <w:rFonts w:cstheme="minorHAnsi"/>
                <w:vertAlign w:val="superscript"/>
              </w:rPr>
              <w:t>8</w:t>
            </w:r>
          </w:p>
        </w:tc>
        <w:tc>
          <w:tcPr>
            <w:tcW w:w="2088" w:type="dxa"/>
            <w:tcBorders>
              <w:top w:val="single" w:sz="4" w:space="0" w:color="auto"/>
              <w:bottom w:val="single" w:sz="2" w:space="0" w:color="000000"/>
            </w:tcBorders>
          </w:tcPr>
          <w:p w14:paraId="295AC100" w14:textId="22F0D1A1" w:rsidR="005003E0" w:rsidRPr="00A30292" w:rsidRDefault="00FF0005" w:rsidP="0023691E">
            <w:pPr>
              <w:rPr>
                <w:rFonts w:cstheme="minorHAnsi"/>
              </w:rPr>
            </w:pPr>
            <w:hyperlink r:id="rId34" w:history="1">
              <w:r w:rsidRPr="00DA2F9A">
                <w:rPr>
                  <w:rStyle w:val="af"/>
                  <w:rFonts w:cstheme="minorHAnsi"/>
                </w:rPr>
                <w:t>http://bowtie-bio.sourceforge.net/bowtie2/index.shtml</w:t>
              </w:r>
            </w:hyperlink>
            <w:r>
              <w:rPr>
                <w:rFonts w:cstheme="minorHAnsi"/>
              </w:rPr>
              <w:t xml:space="preserve"> </w:t>
            </w:r>
          </w:p>
        </w:tc>
      </w:tr>
      <w:tr w:rsidR="005003E0" w:rsidRPr="00A30292" w14:paraId="0B0D8D53" w14:textId="77777777" w:rsidTr="00CD2EB6">
        <w:trPr>
          <w:cantSplit/>
          <w:trHeight w:val="259"/>
        </w:trPr>
        <w:tc>
          <w:tcPr>
            <w:tcW w:w="4878" w:type="dxa"/>
            <w:tcBorders>
              <w:bottom w:val="single" w:sz="4" w:space="0" w:color="auto"/>
            </w:tcBorders>
          </w:tcPr>
          <w:p w14:paraId="4C84E208" w14:textId="77777777" w:rsidR="005003E0" w:rsidRPr="00A30292" w:rsidRDefault="005003E0" w:rsidP="0023691E">
            <w:pPr>
              <w:rPr>
                <w:rFonts w:cstheme="minorHAnsi"/>
              </w:rPr>
            </w:pPr>
            <w:proofErr w:type="spellStart"/>
            <w:r w:rsidRPr="00A30292">
              <w:rPr>
                <w:rFonts w:cstheme="minorHAnsi"/>
              </w:rPr>
              <w:t>Samtools</w:t>
            </w:r>
            <w:proofErr w:type="spellEnd"/>
          </w:p>
        </w:tc>
        <w:tc>
          <w:tcPr>
            <w:tcW w:w="2610" w:type="dxa"/>
            <w:tcBorders>
              <w:bottom w:val="single" w:sz="4" w:space="0" w:color="auto"/>
            </w:tcBorders>
          </w:tcPr>
          <w:p w14:paraId="20E01EE1" w14:textId="1397B2AD" w:rsidR="005003E0" w:rsidRPr="00A30292" w:rsidRDefault="005003E0" w:rsidP="0023691E">
            <w:pPr>
              <w:rPr>
                <w:rFonts w:cstheme="minorHAnsi"/>
              </w:rPr>
            </w:pPr>
            <w:r w:rsidRPr="00A30292">
              <w:rPr>
                <w:rFonts w:cstheme="minorHAnsi"/>
              </w:rPr>
              <w:t>Li et al.</w:t>
            </w:r>
            <w:r w:rsidRPr="00A30292">
              <w:rPr>
                <w:rFonts w:cstheme="minorHAnsi"/>
                <w:vertAlign w:val="superscript"/>
              </w:rPr>
              <w:t>9</w:t>
            </w:r>
          </w:p>
        </w:tc>
        <w:tc>
          <w:tcPr>
            <w:tcW w:w="2088" w:type="dxa"/>
            <w:tcBorders>
              <w:bottom w:val="single" w:sz="4" w:space="0" w:color="auto"/>
            </w:tcBorders>
          </w:tcPr>
          <w:p w14:paraId="510D6CA3" w14:textId="613FF6E5" w:rsidR="005003E0" w:rsidRPr="00A30292" w:rsidRDefault="00FF0005" w:rsidP="0023691E">
            <w:pPr>
              <w:rPr>
                <w:rFonts w:cstheme="minorHAnsi"/>
              </w:rPr>
            </w:pPr>
            <w:hyperlink r:id="rId35" w:history="1">
              <w:r w:rsidRPr="00DA2F9A">
                <w:rPr>
                  <w:rStyle w:val="af"/>
                  <w:rFonts w:cstheme="minorHAnsi"/>
                </w:rPr>
                <w:t>http://samtools.sourceforge.net/</w:t>
              </w:r>
            </w:hyperlink>
            <w:r>
              <w:rPr>
                <w:rFonts w:cstheme="minorHAnsi"/>
              </w:rPr>
              <w:t xml:space="preserve"> </w:t>
            </w:r>
          </w:p>
        </w:tc>
      </w:tr>
      <w:tr w:rsidR="00753F26" w:rsidRPr="00A30292" w14:paraId="61D67253" w14:textId="77777777" w:rsidTr="00CD2EB6">
        <w:trPr>
          <w:cantSplit/>
          <w:trHeight w:val="259"/>
        </w:trPr>
        <w:tc>
          <w:tcPr>
            <w:tcW w:w="4878" w:type="dxa"/>
            <w:tcBorders>
              <w:top w:val="single" w:sz="4" w:space="0" w:color="auto"/>
              <w:bottom w:val="single" w:sz="4" w:space="0" w:color="auto"/>
            </w:tcBorders>
          </w:tcPr>
          <w:p w14:paraId="5608172C" w14:textId="0854EE66" w:rsidR="00753F26" w:rsidRPr="00A30292" w:rsidRDefault="00150BF9" w:rsidP="0023691E">
            <w:pPr>
              <w:rPr>
                <w:rFonts w:cstheme="minorHAnsi"/>
              </w:rPr>
            </w:pPr>
            <w:r w:rsidRPr="00A30292">
              <w:rPr>
                <w:rFonts w:cstheme="minorHAnsi"/>
              </w:rPr>
              <w:t>Weighted Maximal Information Component Analysis v0.9</w:t>
            </w:r>
          </w:p>
        </w:tc>
        <w:tc>
          <w:tcPr>
            <w:tcW w:w="2610" w:type="dxa"/>
            <w:tcBorders>
              <w:top w:val="single" w:sz="4" w:space="0" w:color="auto"/>
              <w:bottom w:val="single" w:sz="4" w:space="0" w:color="auto"/>
            </w:tcBorders>
          </w:tcPr>
          <w:p w14:paraId="0F6DD1C6" w14:textId="629FA13C" w:rsidR="00753F26" w:rsidRPr="00A30292" w:rsidRDefault="00150BF9" w:rsidP="0023691E">
            <w:pPr>
              <w:rPr>
                <w:rFonts w:cstheme="minorHAnsi"/>
              </w:rPr>
            </w:pPr>
            <w:r w:rsidRPr="00A30292">
              <w:rPr>
                <w:rFonts w:cstheme="minorHAnsi"/>
              </w:rPr>
              <w:t>Rau et al.</w:t>
            </w:r>
            <w:r w:rsidRPr="00A30292">
              <w:rPr>
                <w:rFonts w:cstheme="minorHAnsi"/>
                <w:vertAlign w:val="superscript"/>
              </w:rPr>
              <w:t>1</w:t>
            </w:r>
            <w:r w:rsidR="00A150E5" w:rsidRPr="00A30292">
              <w:rPr>
                <w:rFonts w:cstheme="minorHAnsi"/>
                <w:vertAlign w:val="superscript"/>
              </w:rPr>
              <w:t>0</w:t>
            </w:r>
          </w:p>
        </w:tc>
        <w:tc>
          <w:tcPr>
            <w:tcW w:w="2088" w:type="dxa"/>
            <w:tcBorders>
              <w:top w:val="single" w:sz="4" w:space="0" w:color="auto"/>
              <w:bottom w:val="single" w:sz="4" w:space="0" w:color="auto"/>
            </w:tcBorders>
          </w:tcPr>
          <w:p w14:paraId="031543CB" w14:textId="6048E20E" w:rsidR="00753F26" w:rsidRPr="00A30292" w:rsidRDefault="00FF0005" w:rsidP="0023691E">
            <w:pPr>
              <w:rPr>
                <w:rFonts w:cstheme="minorHAnsi"/>
              </w:rPr>
            </w:pPr>
            <w:hyperlink r:id="rId36" w:history="1">
              <w:r w:rsidRPr="00DA2F9A">
                <w:rPr>
                  <w:rStyle w:val="af"/>
                  <w:rFonts w:cstheme="minorHAnsi"/>
                </w:rPr>
                <w:t>https://github.com/ChristophRau/wMICA</w:t>
              </w:r>
            </w:hyperlink>
            <w:r>
              <w:rPr>
                <w:rFonts w:cstheme="minorHAnsi"/>
              </w:rPr>
              <w:t xml:space="preserve"> </w:t>
            </w:r>
          </w:p>
        </w:tc>
      </w:tr>
      <w:tr w:rsidR="00F72519" w:rsidRPr="00A30292" w14:paraId="176D93D4" w14:textId="77777777" w:rsidTr="00CD2EB6">
        <w:trPr>
          <w:cantSplit/>
          <w:trHeight w:val="259"/>
        </w:trPr>
        <w:tc>
          <w:tcPr>
            <w:tcW w:w="4878" w:type="dxa"/>
            <w:tcBorders>
              <w:top w:val="single" w:sz="4" w:space="0" w:color="auto"/>
              <w:bottom w:val="single" w:sz="12" w:space="0" w:color="000000"/>
            </w:tcBorders>
          </w:tcPr>
          <w:p w14:paraId="70563AFC" w14:textId="61CCF61E" w:rsidR="00F72519" w:rsidRPr="00A30292" w:rsidRDefault="00F72519" w:rsidP="0023691E">
            <w:pPr>
              <w:rPr>
                <w:rFonts w:cstheme="minorHAnsi"/>
              </w:rPr>
            </w:pPr>
            <w:r w:rsidRPr="00A30292">
              <w:rPr>
                <w:rFonts w:cstheme="minorHAnsi"/>
              </w:rPr>
              <w:t>ICS algorithm</w:t>
            </w:r>
          </w:p>
        </w:tc>
        <w:tc>
          <w:tcPr>
            <w:tcW w:w="2610" w:type="dxa"/>
            <w:tcBorders>
              <w:top w:val="single" w:sz="4" w:space="0" w:color="auto"/>
              <w:bottom w:val="single" w:sz="12" w:space="0" w:color="000000"/>
            </w:tcBorders>
          </w:tcPr>
          <w:p w14:paraId="3721D4ED" w14:textId="0F0ACF64" w:rsidR="00F72519" w:rsidRPr="00A30292" w:rsidRDefault="00F72519" w:rsidP="0023691E">
            <w:pPr>
              <w:rPr>
                <w:rFonts w:cstheme="minorHAnsi"/>
              </w:rPr>
            </w:pPr>
            <w:r w:rsidRPr="00A30292">
              <w:rPr>
                <w:rFonts w:cstheme="minorHAnsi"/>
              </w:rPr>
              <w:t>This paper; Mendeley Data</w:t>
            </w:r>
          </w:p>
        </w:tc>
        <w:tc>
          <w:tcPr>
            <w:tcW w:w="2088" w:type="dxa"/>
            <w:tcBorders>
              <w:top w:val="single" w:sz="4" w:space="0" w:color="auto"/>
              <w:bottom w:val="single" w:sz="12" w:space="0" w:color="000000"/>
            </w:tcBorders>
          </w:tcPr>
          <w:p w14:paraId="27F259D9" w14:textId="1F4FA45A" w:rsidR="00F72519" w:rsidRPr="00A30292" w:rsidRDefault="00FF0005" w:rsidP="0023691E">
            <w:pPr>
              <w:rPr>
                <w:rFonts w:cstheme="minorHAnsi"/>
              </w:rPr>
            </w:pPr>
            <w:hyperlink r:id="rId37" w:history="1">
              <w:r w:rsidRPr="00DA2F9A">
                <w:rPr>
                  <w:rStyle w:val="af"/>
                  <w:rFonts w:cstheme="minorHAnsi"/>
                </w:rPr>
                <w:t>http://dx.doi.org/10.17632/5hvpvspw82.1</w:t>
              </w:r>
            </w:hyperlink>
            <w:r>
              <w:rPr>
                <w:rFonts w:cstheme="minorHAnsi"/>
              </w:rPr>
              <w:t xml:space="preserve"> </w:t>
            </w:r>
          </w:p>
        </w:tc>
      </w:tr>
      <w:tr w:rsidR="005003E0" w:rsidRPr="00A30292" w14:paraId="0E5273E4" w14:textId="77777777" w:rsidTr="00CD2EB6">
        <w:trPr>
          <w:cantSplit/>
          <w:trHeight w:val="259"/>
        </w:trPr>
        <w:tc>
          <w:tcPr>
            <w:tcW w:w="9576" w:type="dxa"/>
            <w:gridSpan w:val="3"/>
            <w:tcBorders>
              <w:top w:val="single" w:sz="12" w:space="0" w:color="000000"/>
              <w:bottom w:val="single" w:sz="12" w:space="0" w:color="000000"/>
            </w:tcBorders>
          </w:tcPr>
          <w:p w14:paraId="21F3500B" w14:textId="77777777" w:rsidR="005003E0" w:rsidRPr="00A30292" w:rsidRDefault="005003E0" w:rsidP="0023691E">
            <w:pPr>
              <w:rPr>
                <w:rFonts w:cstheme="minorHAnsi"/>
              </w:rPr>
            </w:pPr>
            <w:r w:rsidRPr="00CD2EB6">
              <w:rPr>
                <w:rFonts w:cstheme="minorHAnsi"/>
                <w:color w:val="C00000"/>
              </w:rPr>
              <w:t>Other</w:t>
            </w:r>
          </w:p>
        </w:tc>
      </w:tr>
      <w:tr w:rsidR="005003E0" w:rsidRPr="00A30292" w14:paraId="570109C6" w14:textId="77777777" w:rsidTr="00CD2EB6">
        <w:trPr>
          <w:cantSplit/>
          <w:trHeight w:val="762"/>
        </w:trPr>
        <w:tc>
          <w:tcPr>
            <w:tcW w:w="4878" w:type="dxa"/>
            <w:tcBorders>
              <w:top w:val="single" w:sz="12" w:space="0" w:color="000000"/>
              <w:bottom w:val="single" w:sz="2" w:space="0" w:color="000000"/>
            </w:tcBorders>
          </w:tcPr>
          <w:p w14:paraId="0C34A6A8" w14:textId="21994998" w:rsidR="005003E0" w:rsidRPr="00A30292" w:rsidRDefault="005003E0" w:rsidP="0023691E">
            <w:pPr>
              <w:rPr>
                <w:rFonts w:cstheme="minorHAnsi"/>
              </w:rPr>
            </w:pPr>
            <w:r w:rsidRPr="00A30292">
              <w:rPr>
                <w:rFonts w:cstheme="minorHAnsi"/>
              </w:rPr>
              <w:t>Sequence data, analyses, and resources related to the ultra-deep sequencing of the AML31 tumor, relapse, and matched normal</w:t>
            </w:r>
          </w:p>
        </w:tc>
        <w:tc>
          <w:tcPr>
            <w:tcW w:w="2610" w:type="dxa"/>
            <w:tcBorders>
              <w:top w:val="single" w:sz="12" w:space="0" w:color="000000"/>
              <w:bottom w:val="single" w:sz="2" w:space="0" w:color="000000"/>
            </w:tcBorders>
          </w:tcPr>
          <w:p w14:paraId="5AEA30AE" w14:textId="77777777" w:rsidR="005003E0" w:rsidRPr="00A30292" w:rsidRDefault="005003E0" w:rsidP="0023691E">
            <w:pPr>
              <w:rPr>
                <w:rFonts w:cstheme="minorHAnsi"/>
              </w:rPr>
            </w:pPr>
            <w:r w:rsidRPr="00A30292">
              <w:rPr>
                <w:rFonts w:cstheme="minorHAnsi"/>
              </w:rPr>
              <w:t>This paper</w:t>
            </w:r>
          </w:p>
        </w:tc>
        <w:tc>
          <w:tcPr>
            <w:tcW w:w="2088" w:type="dxa"/>
            <w:tcBorders>
              <w:top w:val="single" w:sz="12" w:space="0" w:color="000000"/>
              <w:bottom w:val="single" w:sz="2" w:space="0" w:color="000000"/>
            </w:tcBorders>
          </w:tcPr>
          <w:p w14:paraId="655A5F25" w14:textId="788AF00C" w:rsidR="005003E0" w:rsidRPr="00A30292" w:rsidRDefault="00FF0005" w:rsidP="0023691E">
            <w:pPr>
              <w:rPr>
                <w:rFonts w:cstheme="minorHAnsi"/>
                <w:i/>
              </w:rPr>
            </w:pPr>
            <w:hyperlink r:id="rId38" w:history="1">
              <w:r w:rsidRPr="00DA2F9A">
                <w:rPr>
                  <w:rStyle w:val="af"/>
                  <w:rFonts w:cstheme="minorHAnsi"/>
                </w:rPr>
                <w:t>http://aml31.genome.wustl.edu</w:t>
              </w:r>
            </w:hyperlink>
            <w:r>
              <w:rPr>
                <w:rFonts w:cstheme="minorHAnsi"/>
              </w:rPr>
              <w:t xml:space="preserve"> </w:t>
            </w:r>
          </w:p>
        </w:tc>
      </w:tr>
      <w:tr w:rsidR="005003E0" w:rsidRPr="00A30292" w14:paraId="2746B2D7" w14:textId="77777777" w:rsidTr="00CD2EB6">
        <w:trPr>
          <w:cantSplit/>
          <w:trHeight w:val="259"/>
        </w:trPr>
        <w:tc>
          <w:tcPr>
            <w:tcW w:w="4878" w:type="dxa"/>
            <w:tcBorders>
              <w:bottom w:val="single" w:sz="12" w:space="0" w:color="000000"/>
            </w:tcBorders>
          </w:tcPr>
          <w:p w14:paraId="5DE0CA05" w14:textId="77777777" w:rsidR="005003E0" w:rsidRPr="00A30292" w:rsidRDefault="005003E0" w:rsidP="0023691E">
            <w:pPr>
              <w:rPr>
                <w:rFonts w:eastAsia="Times New Roman" w:cstheme="minorHAnsi"/>
              </w:rPr>
            </w:pPr>
            <w:r w:rsidRPr="00A30292">
              <w:rPr>
                <w:rFonts w:eastAsia="Times New Roman" w:cstheme="minorHAnsi"/>
                <w:shd w:val="clear" w:color="auto" w:fill="FFFFFF"/>
              </w:rPr>
              <w:t>Resource website for the AML31 publication</w:t>
            </w:r>
          </w:p>
          <w:p w14:paraId="13B2FA89" w14:textId="77777777" w:rsidR="005003E0" w:rsidRPr="00A30292" w:rsidRDefault="005003E0" w:rsidP="0023691E">
            <w:pPr>
              <w:rPr>
                <w:rFonts w:cstheme="minorHAnsi"/>
              </w:rPr>
            </w:pPr>
          </w:p>
        </w:tc>
        <w:tc>
          <w:tcPr>
            <w:tcW w:w="2610" w:type="dxa"/>
            <w:tcBorders>
              <w:bottom w:val="single" w:sz="12" w:space="0" w:color="000000"/>
            </w:tcBorders>
          </w:tcPr>
          <w:p w14:paraId="54420FA4" w14:textId="77777777" w:rsidR="005003E0" w:rsidRPr="00A30292" w:rsidRDefault="005003E0" w:rsidP="0023691E">
            <w:pPr>
              <w:rPr>
                <w:rFonts w:cstheme="minorHAnsi"/>
              </w:rPr>
            </w:pPr>
            <w:r w:rsidRPr="00A30292">
              <w:rPr>
                <w:rFonts w:cstheme="minorHAnsi"/>
              </w:rPr>
              <w:t>This paper</w:t>
            </w:r>
          </w:p>
        </w:tc>
        <w:tc>
          <w:tcPr>
            <w:tcW w:w="2088" w:type="dxa"/>
            <w:tcBorders>
              <w:bottom w:val="single" w:sz="12" w:space="0" w:color="000000"/>
            </w:tcBorders>
          </w:tcPr>
          <w:p w14:paraId="055EF76D" w14:textId="4688D99E" w:rsidR="005003E0" w:rsidRPr="00A30292" w:rsidRDefault="00FF0005" w:rsidP="0023691E">
            <w:pPr>
              <w:rPr>
                <w:rFonts w:cstheme="minorHAnsi"/>
              </w:rPr>
            </w:pPr>
            <w:hyperlink r:id="rId39" w:history="1">
              <w:r w:rsidRPr="00DA2F9A">
                <w:rPr>
                  <w:rStyle w:val="af"/>
                  <w:rFonts w:cstheme="minorHAnsi"/>
                </w:rPr>
                <w:t>https://github.com/chrisamiller/aml31SuppSite</w:t>
              </w:r>
            </w:hyperlink>
            <w:r>
              <w:rPr>
                <w:rFonts w:cstheme="minorHAnsi"/>
              </w:rPr>
              <w:t xml:space="preserve"> </w:t>
            </w:r>
          </w:p>
        </w:tc>
      </w:tr>
    </w:tbl>
    <w:p w14:paraId="3FE462AE" w14:textId="21395C75" w:rsidR="00B329A3" w:rsidRPr="00FF0005" w:rsidRDefault="003924A5" w:rsidP="00CD2EB6">
      <w:pPr>
        <w:pStyle w:val="3"/>
      </w:pPr>
      <w:r w:rsidRPr="00FF0005">
        <w:t>PHYSICAL SCIENCES</w:t>
      </w:r>
    </w:p>
    <w:tbl>
      <w:tblPr>
        <w:tblStyle w:val="a3"/>
        <w:tblW w:w="962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4857"/>
        <w:gridCol w:w="2610"/>
        <w:gridCol w:w="2160"/>
      </w:tblGrid>
      <w:tr w:rsidR="0041476C" w:rsidRPr="0041476C" w14:paraId="7FD1CD5C" w14:textId="77777777" w:rsidTr="006152BB">
        <w:trPr>
          <w:trHeight w:val="288"/>
        </w:trPr>
        <w:tc>
          <w:tcPr>
            <w:tcW w:w="4857" w:type="dxa"/>
            <w:tcBorders>
              <w:top w:val="single" w:sz="12" w:space="0" w:color="000000" w:themeColor="text1"/>
              <w:bottom w:val="single" w:sz="12" w:space="0" w:color="000000" w:themeColor="text1"/>
            </w:tcBorders>
            <w:vAlign w:val="center"/>
          </w:tcPr>
          <w:p w14:paraId="37AA8F5E" w14:textId="77777777" w:rsidR="00B329A3" w:rsidRPr="00CD2EB6" w:rsidRDefault="00B329A3" w:rsidP="00483427">
            <w:pPr>
              <w:rPr>
                <w:rFonts w:cstheme="minorHAnsi"/>
                <w:b/>
                <w:bCs/>
                <w:color w:val="C00000"/>
              </w:rPr>
            </w:pPr>
            <w:r w:rsidRPr="00CD2EB6">
              <w:rPr>
                <w:rFonts w:cstheme="minorHAnsi"/>
                <w:b/>
                <w:bCs/>
                <w:color w:val="C00000"/>
              </w:rPr>
              <w:t>REAGENT or RESOURCE</w:t>
            </w:r>
          </w:p>
        </w:tc>
        <w:tc>
          <w:tcPr>
            <w:tcW w:w="2610" w:type="dxa"/>
            <w:tcBorders>
              <w:top w:val="single" w:sz="12" w:space="0" w:color="000000" w:themeColor="text1"/>
              <w:bottom w:val="single" w:sz="12" w:space="0" w:color="000000" w:themeColor="text1"/>
            </w:tcBorders>
            <w:vAlign w:val="center"/>
          </w:tcPr>
          <w:p w14:paraId="254AE10B" w14:textId="77777777" w:rsidR="00B329A3" w:rsidRPr="00CD2EB6" w:rsidRDefault="00B329A3" w:rsidP="00483427">
            <w:pPr>
              <w:rPr>
                <w:rFonts w:cstheme="minorHAnsi"/>
                <w:b/>
                <w:bCs/>
                <w:color w:val="C00000"/>
              </w:rPr>
            </w:pPr>
            <w:r w:rsidRPr="00CD2EB6">
              <w:rPr>
                <w:rFonts w:cstheme="minorHAnsi"/>
                <w:b/>
                <w:bCs/>
                <w:color w:val="C00000"/>
              </w:rPr>
              <w:t>SOURCE</w:t>
            </w:r>
          </w:p>
        </w:tc>
        <w:tc>
          <w:tcPr>
            <w:tcW w:w="2160" w:type="dxa"/>
            <w:tcBorders>
              <w:top w:val="single" w:sz="12" w:space="0" w:color="000000" w:themeColor="text1"/>
              <w:bottom w:val="single" w:sz="12" w:space="0" w:color="000000" w:themeColor="text1"/>
            </w:tcBorders>
            <w:vAlign w:val="center"/>
          </w:tcPr>
          <w:p w14:paraId="44A818F2" w14:textId="77777777" w:rsidR="00B329A3" w:rsidRPr="00CD2EB6" w:rsidRDefault="00B329A3" w:rsidP="00483427">
            <w:pPr>
              <w:rPr>
                <w:rFonts w:cstheme="minorHAnsi"/>
                <w:b/>
                <w:bCs/>
                <w:color w:val="C00000"/>
              </w:rPr>
            </w:pPr>
            <w:r w:rsidRPr="00CD2EB6">
              <w:rPr>
                <w:rFonts w:cstheme="minorHAnsi"/>
                <w:b/>
                <w:bCs/>
                <w:color w:val="C00000"/>
              </w:rPr>
              <w:t>IDENTIFIER</w:t>
            </w:r>
          </w:p>
        </w:tc>
      </w:tr>
      <w:tr w:rsidR="0041476C" w:rsidRPr="0041476C" w14:paraId="1D958ACF" w14:textId="77777777" w:rsidTr="006152BB">
        <w:trPr>
          <w:trHeight w:val="259"/>
        </w:trPr>
        <w:tc>
          <w:tcPr>
            <w:tcW w:w="9627" w:type="dxa"/>
            <w:gridSpan w:val="3"/>
            <w:tcBorders>
              <w:top w:val="single" w:sz="12" w:space="0" w:color="000000" w:themeColor="text1"/>
              <w:bottom w:val="single" w:sz="12" w:space="0" w:color="000000" w:themeColor="text1"/>
            </w:tcBorders>
          </w:tcPr>
          <w:p w14:paraId="2EC02D45" w14:textId="77777777" w:rsidR="00B329A3" w:rsidRPr="00CD2EB6" w:rsidRDefault="00B329A3" w:rsidP="00483427">
            <w:pPr>
              <w:rPr>
                <w:rFonts w:cstheme="minorHAnsi"/>
                <w:color w:val="C00000"/>
              </w:rPr>
            </w:pPr>
            <w:r w:rsidRPr="00CD2EB6">
              <w:rPr>
                <w:rFonts w:cstheme="minorHAnsi"/>
                <w:color w:val="C00000"/>
              </w:rPr>
              <w:t>Chemicals, peptides, and recombinant proteins</w:t>
            </w:r>
          </w:p>
        </w:tc>
      </w:tr>
      <w:tr w:rsidR="00B329A3" w:rsidRPr="00A30292" w14:paraId="32705588" w14:textId="77777777" w:rsidTr="00CD2EB6">
        <w:trPr>
          <w:trHeight w:val="259"/>
        </w:trPr>
        <w:tc>
          <w:tcPr>
            <w:tcW w:w="4857" w:type="dxa"/>
            <w:tcBorders>
              <w:top w:val="single" w:sz="12" w:space="0" w:color="000000" w:themeColor="text1"/>
            </w:tcBorders>
          </w:tcPr>
          <w:p w14:paraId="0CFAD968" w14:textId="055BD480" w:rsidR="00B329A3" w:rsidRPr="00A30292" w:rsidRDefault="00B329A3" w:rsidP="00483427">
            <w:pPr>
              <w:rPr>
                <w:rFonts w:cstheme="minorHAnsi"/>
              </w:rPr>
            </w:pPr>
            <w:r w:rsidRPr="00A30292">
              <w:rPr>
                <w:rFonts w:cstheme="minorHAnsi"/>
              </w:rPr>
              <w:t>QD605</w:t>
            </w:r>
            <w:r w:rsidR="00B7018D" w:rsidRPr="00A30292">
              <w:rPr>
                <w:rFonts w:cstheme="minorHAnsi"/>
              </w:rPr>
              <w:t xml:space="preserve"> </w:t>
            </w:r>
            <w:r w:rsidR="0071311C" w:rsidRPr="00A30292">
              <w:rPr>
                <w:rFonts w:cstheme="minorHAnsi"/>
              </w:rPr>
              <w:t>s</w:t>
            </w:r>
            <w:r w:rsidRPr="00A30292">
              <w:rPr>
                <w:rFonts w:cstheme="minorHAnsi"/>
              </w:rPr>
              <w:t>treptavidin conjugated quantum dot</w:t>
            </w:r>
          </w:p>
        </w:tc>
        <w:tc>
          <w:tcPr>
            <w:tcW w:w="2610" w:type="dxa"/>
            <w:tcBorders>
              <w:top w:val="single" w:sz="12" w:space="0" w:color="000000" w:themeColor="text1"/>
            </w:tcBorders>
          </w:tcPr>
          <w:p w14:paraId="0E7312B9" w14:textId="77777777" w:rsidR="00B329A3" w:rsidRPr="00A30292" w:rsidRDefault="00B329A3" w:rsidP="00483427">
            <w:pPr>
              <w:rPr>
                <w:rFonts w:cstheme="minorHAnsi"/>
              </w:rPr>
            </w:pPr>
            <w:r w:rsidRPr="00A30292">
              <w:rPr>
                <w:rFonts w:cstheme="minorHAnsi"/>
              </w:rPr>
              <w:t>Thermo Fisher Scientific</w:t>
            </w:r>
          </w:p>
        </w:tc>
        <w:tc>
          <w:tcPr>
            <w:tcW w:w="2160" w:type="dxa"/>
            <w:tcBorders>
              <w:top w:val="single" w:sz="12" w:space="0" w:color="000000" w:themeColor="text1"/>
            </w:tcBorders>
          </w:tcPr>
          <w:p w14:paraId="6FA1EF90" w14:textId="77777777" w:rsidR="00B329A3" w:rsidRPr="00A30292" w:rsidRDefault="00B329A3" w:rsidP="00483427">
            <w:pPr>
              <w:rPr>
                <w:rFonts w:eastAsia="Times New Roman" w:cstheme="minorHAnsi"/>
              </w:rPr>
            </w:pPr>
            <w:r w:rsidRPr="00A30292">
              <w:rPr>
                <w:rFonts w:eastAsia="Times New Roman" w:cstheme="minorHAnsi"/>
                <w:color w:val="000000" w:themeColor="text1"/>
              </w:rPr>
              <w:t>Cat#Q10101MP</w:t>
            </w:r>
          </w:p>
        </w:tc>
      </w:tr>
      <w:tr w:rsidR="00B329A3" w:rsidRPr="00A30292" w14:paraId="66C1551B" w14:textId="77777777" w:rsidTr="00CD2EB6">
        <w:trPr>
          <w:trHeight w:val="259"/>
        </w:trPr>
        <w:tc>
          <w:tcPr>
            <w:tcW w:w="4857" w:type="dxa"/>
          </w:tcPr>
          <w:p w14:paraId="1A8E23BE" w14:textId="77777777" w:rsidR="00B329A3" w:rsidRPr="00A30292" w:rsidRDefault="00B329A3" w:rsidP="00483427">
            <w:pPr>
              <w:rPr>
                <w:rFonts w:cstheme="minorHAnsi"/>
              </w:rPr>
            </w:pPr>
            <w:r w:rsidRPr="00A30292">
              <w:rPr>
                <w:rFonts w:cstheme="minorHAnsi"/>
              </w:rPr>
              <w:t xml:space="preserve">Platinum black </w:t>
            </w:r>
          </w:p>
        </w:tc>
        <w:tc>
          <w:tcPr>
            <w:tcW w:w="2610" w:type="dxa"/>
          </w:tcPr>
          <w:p w14:paraId="59FDE1A0" w14:textId="77777777" w:rsidR="00B329A3" w:rsidRPr="00A30292" w:rsidRDefault="00B329A3" w:rsidP="00483427">
            <w:pPr>
              <w:rPr>
                <w:rFonts w:cstheme="minorHAnsi"/>
              </w:rPr>
            </w:pPr>
            <w:r w:rsidRPr="00A30292">
              <w:rPr>
                <w:rFonts w:cstheme="minorHAnsi"/>
              </w:rPr>
              <w:t>Sigma-Aldrich</w:t>
            </w:r>
          </w:p>
        </w:tc>
        <w:tc>
          <w:tcPr>
            <w:tcW w:w="2160" w:type="dxa"/>
          </w:tcPr>
          <w:p w14:paraId="7BC59A67" w14:textId="77777777" w:rsidR="00B329A3" w:rsidRPr="00A30292" w:rsidRDefault="00B329A3" w:rsidP="00483427">
            <w:pPr>
              <w:rPr>
                <w:rFonts w:eastAsia="Times New Roman" w:cstheme="minorHAnsi"/>
                <w:color w:val="000000" w:themeColor="text1"/>
              </w:rPr>
            </w:pPr>
            <w:r w:rsidRPr="00A30292">
              <w:rPr>
                <w:rFonts w:eastAsia="Times New Roman" w:cstheme="minorHAnsi"/>
                <w:color w:val="000000" w:themeColor="text1"/>
              </w:rPr>
              <w:t>Cat</w:t>
            </w:r>
            <w:r w:rsidRPr="00A30292">
              <w:rPr>
                <w:rFonts w:cstheme="minorHAnsi"/>
              </w:rPr>
              <w:t>#205915</w:t>
            </w:r>
          </w:p>
        </w:tc>
      </w:tr>
      <w:tr w:rsidR="00B329A3" w:rsidRPr="00A30292" w14:paraId="6AEF7BE2" w14:textId="77777777" w:rsidTr="00CD2EB6">
        <w:trPr>
          <w:trHeight w:val="259"/>
        </w:trPr>
        <w:tc>
          <w:tcPr>
            <w:tcW w:w="4857" w:type="dxa"/>
          </w:tcPr>
          <w:p w14:paraId="21EAD808" w14:textId="77777777" w:rsidR="00B329A3" w:rsidRPr="00A30292" w:rsidRDefault="00B329A3" w:rsidP="00483427">
            <w:pPr>
              <w:rPr>
                <w:rFonts w:cstheme="minorHAnsi"/>
              </w:rPr>
            </w:pPr>
            <w:r w:rsidRPr="00A30292">
              <w:rPr>
                <w:rFonts w:cstheme="minorHAnsi"/>
              </w:rPr>
              <w:t xml:space="preserve">Sodium </w:t>
            </w:r>
            <w:proofErr w:type="spellStart"/>
            <w:r w:rsidRPr="00A30292">
              <w:rPr>
                <w:rFonts w:cstheme="minorHAnsi"/>
              </w:rPr>
              <w:t>formate</w:t>
            </w:r>
            <w:proofErr w:type="spellEnd"/>
            <w:r w:rsidRPr="00A30292">
              <w:rPr>
                <w:rFonts w:cstheme="minorHAnsi"/>
              </w:rPr>
              <w:t xml:space="preserve"> </w:t>
            </w:r>
            <w:proofErr w:type="spellStart"/>
            <w:r w:rsidRPr="00A30292">
              <w:rPr>
                <w:rFonts w:cstheme="minorHAnsi"/>
              </w:rPr>
              <w:t>BioUltra</w:t>
            </w:r>
            <w:proofErr w:type="spellEnd"/>
            <w:r w:rsidRPr="00A30292">
              <w:rPr>
                <w:rFonts w:cstheme="minorHAnsi"/>
              </w:rPr>
              <w:t>, ≥99.0% (NT)</w:t>
            </w:r>
          </w:p>
        </w:tc>
        <w:tc>
          <w:tcPr>
            <w:tcW w:w="2610" w:type="dxa"/>
          </w:tcPr>
          <w:p w14:paraId="496E81F9" w14:textId="77777777" w:rsidR="00B329A3" w:rsidRPr="00A30292" w:rsidRDefault="00B329A3" w:rsidP="00483427">
            <w:pPr>
              <w:rPr>
                <w:rFonts w:cstheme="minorHAnsi"/>
              </w:rPr>
            </w:pPr>
            <w:r w:rsidRPr="00A30292">
              <w:rPr>
                <w:rFonts w:cstheme="minorHAnsi"/>
              </w:rPr>
              <w:t>Sigma-Aldrich</w:t>
            </w:r>
          </w:p>
        </w:tc>
        <w:tc>
          <w:tcPr>
            <w:tcW w:w="2160" w:type="dxa"/>
          </w:tcPr>
          <w:p w14:paraId="2F7D09D8" w14:textId="77777777" w:rsidR="00B329A3" w:rsidRPr="00A30292" w:rsidRDefault="00B329A3" w:rsidP="00483427">
            <w:pPr>
              <w:rPr>
                <w:rFonts w:cstheme="minorHAnsi"/>
              </w:rPr>
            </w:pPr>
            <w:r w:rsidRPr="00A30292">
              <w:rPr>
                <w:rFonts w:cstheme="minorHAnsi"/>
              </w:rPr>
              <w:t>Cat#71359</w:t>
            </w:r>
          </w:p>
        </w:tc>
      </w:tr>
      <w:tr w:rsidR="00B329A3" w:rsidRPr="00A30292" w14:paraId="72FADE9C" w14:textId="77777777" w:rsidTr="00CD2EB6">
        <w:trPr>
          <w:trHeight w:val="259"/>
        </w:trPr>
        <w:tc>
          <w:tcPr>
            <w:tcW w:w="4857" w:type="dxa"/>
          </w:tcPr>
          <w:p w14:paraId="007073D5" w14:textId="77777777" w:rsidR="00B329A3" w:rsidRPr="00A30292" w:rsidRDefault="00B329A3" w:rsidP="00483427">
            <w:pPr>
              <w:rPr>
                <w:rFonts w:cstheme="minorHAnsi"/>
              </w:rPr>
            </w:pPr>
            <w:r w:rsidRPr="00A30292">
              <w:rPr>
                <w:rFonts w:cstheme="minorHAnsi"/>
              </w:rPr>
              <w:t>Chloramphenicol</w:t>
            </w:r>
          </w:p>
        </w:tc>
        <w:tc>
          <w:tcPr>
            <w:tcW w:w="2610" w:type="dxa"/>
          </w:tcPr>
          <w:p w14:paraId="7518670D" w14:textId="77777777" w:rsidR="00B329A3" w:rsidRPr="00A30292" w:rsidRDefault="00B329A3" w:rsidP="00483427">
            <w:pPr>
              <w:rPr>
                <w:rFonts w:cstheme="minorHAnsi"/>
              </w:rPr>
            </w:pPr>
            <w:r w:rsidRPr="00A30292">
              <w:rPr>
                <w:rFonts w:cstheme="minorHAnsi"/>
              </w:rPr>
              <w:t>Sigma-Aldrich</w:t>
            </w:r>
          </w:p>
        </w:tc>
        <w:tc>
          <w:tcPr>
            <w:tcW w:w="2160" w:type="dxa"/>
          </w:tcPr>
          <w:p w14:paraId="4436522A" w14:textId="77777777" w:rsidR="00B329A3" w:rsidRPr="00A30292" w:rsidRDefault="00B329A3" w:rsidP="00483427">
            <w:pPr>
              <w:rPr>
                <w:rFonts w:cstheme="minorHAnsi"/>
              </w:rPr>
            </w:pPr>
            <w:r w:rsidRPr="00A30292">
              <w:rPr>
                <w:rFonts w:cstheme="minorHAnsi"/>
              </w:rPr>
              <w:t>Cat#C0378</w:t>
            </w:r>
          </w:p>
        </w:tc>
      </w:tr>
      <w:tr w:rsidR="00B329A3" w:rsidRPr="00A30292" w14:paraId="67584FDC" w14:textId="77777777" w:rsidTr="00CD2EB6">
        <w:trPr>
          <w:trHeight w:val="259"/>
        </w:trPr>
        <w:tc>
          <w:tcPr>
            <w:tcW w:w="4857" w:type="dxa"/>
            <w:tcBorders>
              <w:bottom w:val="single" w:sz="2" w:space="0" w:color="000000" w:themeColor="text1"/>
            </w:tcBorders>
          </w:tcPr>
          <w:p w14:paraId="1D3B0035" w14:textId="77777777" w:rsidR="00B329A3" w:rsidRPr="00A30292" w:rsidRDefault="00B329A3" w:rsidP="00483427">
            <w:pPr>
              <w:pStyle w:val="Default"/>
              <w:rPr>
                <w:rFonts w:asciiTheme="minorHAnsi" w:hAnsiTheme="minorHAnsi" w:cstheme="minorHAnsi"/>
                <w:color w:val="auto"/>
                <w:sz w:val="22"/>
                <w:szCs w:val="22"/>
              </w:rPr>
            </w:pPr>
            <w:r w:rsidRPr="00A30292">
              <w:rPr>
                <w:rFonts w:asciiTheme="minorHAnsi" w:hAnsiTheme="minorHAnsi" w:cstheme="minorHAnsi"/>
                <w:color w:val="auto"/>
                <w:sz w:val="22"/>
                <w:szCs w:val="22"/>
                <w:shd w:val="clear" w:color="auto" w:fill="FFFFFF"/>
              </w:rPr>
              <w:t>Carbon dioxide (</w:t>
            </w:r>
            <w:r w:rsidRPr="00A30292">
              <w:rPr>
                <w:rFonts w:asciiTheme="minorHAnsi" w:hAnsiTheme="minorHAnsi" w:cstheme="minorHAnsi"/>
                <w:color w:val="auto"/>
                <w:sz w:val="22"/>
                <w:szCs w:val="22"/>
                <w:shd w:val="clear" w:color="auto" w:fill="FFFFFF"/>
                <w:vertAlign w:val="superscript"/>
              </w:rPr>
              <w:t>13</w:t>
            </w:r>
            <w:r w:rsidRPr="00A30292">
              <w:rPr>
                <w:rFonts w:asciiTheme="minorHAnsi" w:hAnsiTheme="minorHAnsi" w:cstheme="minorHAnsi"/>
                <w:color w:val="auto"/>
                <w:sz w:val="22"/>
                <w:szCs w:val="22"/>
                <w:shd w:val="clear" w:color="auto" w:fill="FFFFFF"/>
              </w:rPr>
              <w:t>C, 99%) (&lt;2% </w:t>
            </w:r>
            <w:r w:rsidRPr="00A30292">
              <w:rPr>
                <w:rFonts w:asciiTheme="minorHAnsi" w:hAnsiTheme="minorHAnsi" w:cstheme="minorHAnsi"/>
                <w:color w:val="auto"/>
                <w:sz w:val="22"/>
                <w:szCs w:val="22"/>
                <w:shd w:val="clear" w:color="auto" w:fill="FFFFFF"/>
                <w:vertAlign w:val="superscript"/>
              </w:rPr>
              <w:t>18</w:t>
            </w:r>
            <w:r w:rsidRPr="00A30292">
              <w:rPr>
                <w:rFonts w:asciiTheme="minorHAnsi" w:hAnsiTheme="minorHAnsi" w:cstheme="minorHAnsi"/>
                <w:color w:val="auto"/>
                <w:sz w:val="22"/>
                <w:szCs w:val="22"/>
                <w:shd w:val="clear" w:color="auto" w:fill="FFFFFF"/>
              </w:rPr>
              <w:t>O)</w:t>
            </w:r>
          </w:p>
        </w:tc>
        <w:tc>
          <w:tcPr>
            <w:tcW w:w="2610" w:type="dxa"/>
            <w:tcBorders>
              <w:bottom w:val="single" w:sz="2" w:space="0" w:color="000000" w:themeColor="text1"/>
            </w:tcBorders>
          </w:tcPr>
          <w:p w14:paraId="7B83BCB4" w14:textId="77777777" w:rsidR="00B329A3" w:rsidRPr="00A30292" w:rsidRDefault="00B329A3" w:rsidP="00483427">
            <w:pPr>
              <w:rPr>
                <w:rFonts w:cstheme="minorHAnsi"/>
              </w:rPr>
            </w:pPr>
            <w:r w:rsidRPr="00A30292">
              <w:rPr>
                <w:rFonts w:cstheme="minorHAnsi"/>
                <w:shd w:val="clear" w:color="auto" w:fill="FFFFFF"/>
              </w:rPr>
              <w:t>Cambridge Isotope Laboratories</w:t>
            </w:r>
          </w:p>
        </w:tc>
        <w:tc>
          <w:tcPr>
            <w:tcW w:w="2160" w:type="dxa"/>
            <w:tcBorders>
              <w:bottom w:val="single" w:sz="2" w:space="0" w:color="000000" w:themeColor="text1"/>
            </w:tcBorders>
          </w:tcPr>
          <w:p w14:paraId="07EB423A" w14:textId="77777777" w:rsidR="00B329A3" w:rsidRPr="00A30292" w:rsidRDefault="00B329A3" w:rsidP="00483427">
            <w:pPr>
              <w:pStyle w:val="Default"/>
              <w:rPr>
                <w:rFonts w:asciiTheme="minorHAnsi" w:hAnsiTheme="minorHAnsi" w:cstheme="minorHAnsi"/>
                <w:color w:val="auto"/>
                <w:sz w:val="22"/>
                <w:szCs w:val="22"/>
              </w:rPr>
            </w:pPr>
            <w:r w:rsidRPr="00A30292">
              <w:rPr>
                <w:rFonts w:asciiTheme="minorHAnsi" w:hAnsiTheme="minorHAnsi" w:cstheme="minorHAnsi"/>
                <w:color w:val="auto"/>
                <w:sz w:val="22"/>
                <w:szCs w:val="22"/>
                <w:shd w:val="clear" w:color="auto" w:fill="FFFFFF"/>
              </w:rPr>
              <w:t>CLM-185-5</w:t>
            </w:r>
          </w:p>
        </w:tc>
      </w:tr>
      <w:tr w:rsidR="00B329A3" w:rsidRPr="00A30292" w14:paraId="31DEEEAC" w14:textId="77777777" w:rsidTr="00CD2EB6">
        <w:trPr>
          <w:trHeight w:val="259"/>
        </w:trPr>
        <w:tc>
          <w:tcPr>
            <w:tcW w:w="4857" w:type="dxa"/>
            <w:tcBorders>
              <w:bottom w:val="single" w:sz="4" w:space="0" w:color="auto"/>
            </w:tcBorders>
          </w:tcPr>
          <w:p w14:paraId="41FC8BE1" w14:textId="77777777" w:rsidR="00B329A3" w:rsidRPr="00A30292" w:rsidRDefault="00B329A3" w:rsidP="00483427">
            <w:pPr>
              <w:rPr>
                <w:rFonts w:cstheme="minorHAnsi"/>
              </w:rPr>
            </w:pPr>
            <w:proofErr w:type="gramStart"/>
            <w:r w:rsidRPr="00A30292">
              <w:rPr>
                <w:rFonts w:cstheme="minorHAnsi"/>
              </w:rPr>
              <w:t>Poly(</w:t>
            </w:r>
            <w:proofErr w:type="gramEnd"/>
            <w:r w:rsidRPr="00A30292">
              <w:rPr>
                <w:rFonts w:cstheme="minorHAnsi"/>
              </w:rPr>
              <w:t>vinylidene fluoride-co-hexafluoropropylene)</w:t>
            </w:r>
          </w:p>
        </w:tc>
        <w:tc>
          <w:tcPr>
            <w:tcW w:w="2610" w:type="dxa"/>
            <w:tcBorders>
              <w:bottom w:val="single" w:sz="4" w:space="0" w:color="auto"/>
            </w:tcBorders>
          </w:tcPr>
          <w:p w14:paraId="108F123B" w14:textId="77777777" w:rsidR="00B329A3" w:rsidRPr="00A30292" w:rsidDel="00777266" w:rsidRDefault="00B329A3" w:rsidP="00483427">
            <w:pPr>
              <w:rPr>
                <w:rFonts w:cstheme="minorHAnsi"/>
              </w:rPr>
            </w:pPr>
            <w:r w:rsidRPr="00A30292">
              <w:rPr>
                <w:rFonts w:cstheme="minorHAnsi"/>
              </w:rPr>
              <w:t>Sigma-Aldrich</w:t>
            </w:r>
          </w:p>
        </w:tc>
        <w:tc>
          <w:tcPr>
            <w:tcW w:w="2160" w:type="dxa"/>
            <w:tcBorders>
              <w:bottom w:val="single" w:sz="4" w:space="0" w:color="auto"/>
            </w:tcBorders>
          </w:tcPr>
          <w:p w14:paraId="5BBB0C97" w14:textId="77777777" w:rsidR="00B329A3" w:rsidRPr="00A30292" w:rsidRDefault="00B329A3" w:rsidP="00483427">
            <w:pPr>
              <w:rPr>
                <w:rFonts w:cstheme="minorHAnsi"/>
              </w:rPr>
            </w:pPr>
            <w:r w:rsidRPr="00A30292">
              <w:rPr>
                <w:rFonts w:cstheme="minorHAnsi"/>
              </w:rPr>
              <w:t>427179</w:t>
            </w:r>
          </w:p>
        </w:tc>
      </w:tr>
      <w:tr w:rsidR="00B329A3" w:rsidRPr="00A30292" w14:paraId="27F06A1A" w14:textId="77777777" w:rsidTr="00CD2EB6">
        <w:trPr>
          <w:trHeight w:val="259"/>
        </w:trPr>
        <w:tc>
          <w:tcPr>
            <w:tcW w:w="4857" w:type="dxa"/>
            <w:tcBorders>
              <w:top w:val="single" w:sz="4" w:space="0" w:color="auto"/>
              <w:bottom w:val="single" w:sz="12" w:space="0" w:color="000000" w:themeColor="text1"/>
            </w:tcBorders>
          </w:tcPr>
          <w:p w14:paraId="507712F3" w14:textId="39DBE935" w:rsidR="00B329A3" w:rsidRPr="00A30292" w:rsidRDefault="00B329A3" w:rsidP="00483427">
            <w:pPr>
              <w:rPr>
                <w:rFonts w:cstheme="minorHAnsi"/>
              </w:rPr>
            </w:pPr>
            <w:r w:rsidRPr="00A30292">
              <w:rPr>
                <w:rFonts w:cstheme="minorHAnsi"/>
              </w:rPr>
              <w:t xml:space="preserve">PTFE Hydrophilic Membrane Filters, 0.22 </w:t>
            </w:r>
            <w:r w:rsidR="0071311C" w:rsidRPr="00A30292">
              <w:rPr>
                <w:rFonts w:eastAsia="Symbol" w:cstheme="minorHAnsi"/>
              </w:rPr>
              <w:t>m</w:t>
            </w:r>
            <w:r w:rsidRPr="00A30292">
              <w:rPr>
                <w:rFonts w:cstheme="minorHAnsi"/>
              </w:rPr>
              <w:t>m, 90</w:t>
            </w:r>
            <w:r w:rsidR="0071311C" w:rsidRPr="00A30292">
              <w:rPr>
                <w:rFonts w:cstheme="minorHAnsi"/>
              </w:rPr>
              <w:t xml:space="preserve"> </w:t>
            </w:r>
            <w:r w:rsidRPr="00A30292">
              <w:rPr>
                <w:rFonts w:cstheme="minorHAnsi"/>
              </w:rPr>
              <w:t>mm</w:t>
            </w:r>
          </w:p>
        </w:tc>
        <w:tc>
          <w:tcPr>
            <w:tcW w:w="2610" w:type="dxa"/>
            <w:tcBorders>
              <w:top w:val="single" w:sz="4" w:space="0" w:color="auto"/>
              <w:bottom w:val="single" w:sz="12" w:space="0" w:color="000000" w:themeColor="text1"/>
            </w:tcBorders>
          </w:tcPr>
          <w:p w14:paraId="031EE5A6" w14:textId="77777777" w:rsidR="00B329A3" w:rsidRPr="00A30292" w:rsidRDefault="00B329A3" w:rsidP="00483427">
            <w:pPr>
              <w:rPr>
                <w:rFonts w:cstheme="minorHAnsi"/>
              </w:rPr>
            </w:pPr>
            <w:r w:rsidRPr="00A30292">
              <w:rPr>
                <w:rFonts w:cstheme="minorHAnsi"/>
              </w:rPr>
              <w:t>Scientificfilters.com/Tisch Scientific</w:t>
            </w:r>
          </w:p>
        </w:tc>
        <w:tc>
          <w:tcPr>
            <w:tcW w:w="2160" w:type="dxa"/>
            <w:tcBorders>
              <w:top w:val="single" w:sz="4" w:space="0" w:color="auto"/>
              <w:bottom w:val="single" w:sz="12" w:space="0" w:color="000000" w:themeColor="text1"/>
            </w:tcBorders>
          </w:tcPr>
          <w:p w14:paraId="535CBDF6" w14:textId="77777777" w:rsidR="00B329A3" w:rsidRPr="00A30292" w:rsidRDefault="00B329A3" w:rsidP="00483427">
            <w:pPr>
              <w:rPr>
                <w:rFonts w:cstheme="minorHAnsi"/>
              </w:rPr>
            </w:pPr>
            <w:r w:rsidRPr="00A30292">
              <w:rPr>
                <w:rFonts w:cstheme="minorHAnsi"/>
              </w:rPr>
              <w:t>SF13842</w:t>
            </w:r>
          </w:p>
        </w:tc>
      </w:tr>
      <w:tr w:rsidR="0041476C" w:rsidRPr="0041476C" w14:paraId="58E3495A" w14:textId="77777777" w:rsidTr="006152BB">
        <w:trPr>
          <w:trHeight w:val="259"/>
        </w:trPr>
        <w:tc>
          <w:tcPr>
            <w:tcW w:w="9627" w:type="dxa"/>
            <w:gridSpan w:val="3"/>
            <w:tcBorders>
              <w:top w:val="single" w:sz="12" w:space="0" w:color="000000" w:themeColor="text1"/>
              <w:bottom w:val="single" w:sz="12" w:space="0" w:color="000000" w:themeColor="text1"/>
            </w:tcBorders>
          </w:tcPr>
          <w:p w14:paraId="4D2328DB" w14:textId="77777777" w:rsidR="00B329A3" w:rsidRPr="00CD2EB6" w:rsidRDefault="00B329A3" w:rsidP="00483427">
            <w:pPr>
              <w:rPr>
                <w:rFonts w:cstheme="minorHAnsi"/>
                <w:color w:val="C00000"/>
              </w:rPr>
            </w:pPr>
            <w:r w:rsidRPr="00CD2EB6">
              <w:rPr>
                <w:rFonts w:cstheme="minorHAnsi"/>
                <w:color w:val="C00000"/>
              </w:rPr>
              <w:t>Critical commercial assays</w:t>
            </w:r>
          </w:p>
        </w:tc>
      </w:tr>
      <w:tr w:rsidR="00B329A3" w:rsidRPr="00A30292" w14:paraId="6155CE29" w14:textId="77777777" w:rsidTr="00CD2EB6">
        <w:trPr>
          <w:trHeight w:val="259"/>
        </w:trPr>
        <w:tc>
          <w:tcPr>
            <w:tcW w:w="4857" w:type="dxa"/>
            <w:tcBorders>
              <w:top w:val="single" w:sz="12" w:space="0" w:color="000000" w:themeColor="text1"/>
            </w:tcBorders>
          </w:tcPr>
          <w:p w14:paraId="2281DBD6" w14:textId="77777777" w:rsidR="00B329A3" w:rsidRPr="00A30292" w:rsidRDefault="00B329A3" w:rsidP="00483427">
            <w:pPr>
              <w:pStyle w:val="Default"/>
              <w:rPr>
                <w:rFonts w:asciiTheme="minorHAnsi" w:hAnsiTheme="minorHAnsi" w:cstheme="minorHAnsi"/>
                <w:color w:val="auto"/>
                <w:sz w:val="22"/>
                <w:szCs w:val="22"/>
              </w:rPr>
            </w:pPr>
            <w:r w:rsidRPr="00A30292">
              <w:rPr>
                <w:rFonts w:asciiTheme="minorHAnsi" w:hAnsiTheme="minorHAnsi" w:cstheme="minorHAnsi"/>
                <w:color w:val="auto"/>
                <w:sz w:val="22"/>
                <w:szCs w:val="22"/>
              </w:rPr>
              <w:t>Folic Acid (FA) ELISA kit</w:t>
            </w:r>
          </w:p>
        </w:tc>
        <w:tc>
          <w:tcPr>
            <w:tcW w:w="2610" w:type="dxa"/>
            <w:tcBorders>
              <w:top w:val="single" w:sz="12" w:space="0" w:color="000000" w:themeColor="text1"/>
            </w:tcBorders>
          </w:tcPr>
          <w:p w14:paraId="6ADB67EC" w14:textId="77777777" w:rsidR="00B329A3" w:rsidRPr="00A30292" w:rsidRDefault="00B329A3" w:rsidP="00483427">
            <w:pPr>
              <w:rPr>
                <w:rFonts w:cstheme="minorHAnsi"/>
                <w:i/>
                <w:iCs/>
              </w:rPr>
            </w:pPr>
            <w:r w:rsidRPr="00A30292">
              <w:rPr>
                <w:rFonts w:cstheme="minorHAnsi"/>
              </w:rPr>
              <w:t>Alpha Diagnostic International</w:t>
            </w:r>
            <w:r w:rsidRPr="00A30292">
              <w:rPr>
                <w:rFonts w:cstheme="minorHAnsi"/>
              </w:rPr>
              <w:tab/>
            </w:r>
          </w:p>
        </w:tc>
        <w:tc>
          <w:tcPr>
            <w:tcW w:w="2160" w:type="dxa"/>
            <w:tcBorders>
              <w:top w:val="single" w:sz="12" w:space="0" w:color="000000" w:themeColor="text1"/>
            </w:tcBorders>
          </w:tcPr>
          <w:p w14:paraId="7E2EB800" w14:textId="2A1AE90E" w:rsidR="00B329A3" w:rsidRPr="00A30292" w:rsidRDefault="00B329A3" w:rsidP="00483427">
            <w:pPr>
              <w:pStyle w:val="Default"/>
              <w:rPr>
                <w:rFonts w:asciiTheme="minorHAnsi" w:hAnsiTheme="minorHAnsi" w:cstheme="minorHAnsi"/>
                <w:sz w:val="22"/>
                <w:szCs w:val="22"/>
              </w:rPr>
            </w:pPr>
            <w:r w:rsidRPr="00A30292">
              <w:rPr>
                <w:rFonts w:asciiTheme="minorHAnsi" w:hAnsiTheme="minorHAnsi" w:cstheme="minorHAnsi"/>
                <w:sz w:val="22"/>
                <w:szCs w:val="22"/>
              </w:rPr>
              <w:t>Cat#0365-0B9</w:t>
            </w:r>
          </w:p>
        </w:tc>
      </w:tr>
      <w:tr w:rsidR="00B329A3" w:rsidRPr="00A30292" w14:paraId="2D0251E9" w14:textId="77777777" w:rsidTr="00CD2EB6">
        <w:trPr>
          <w:trHeight w:val="259"/>
        </w:trPr>
        <w:tc>
          <w:tcPr>
            <w:tcW w:w="4857" w:type="dxa"/>
            <w:tcBorders>
              <w:bottom w:val="single" w:sz="2" w:space="0" w:color="000000" w:themeColor="text1"/>
            </w:tcBorders>
          </w:tcPr>
          <w:p w14:paraId="33D2E5F8" w14:textId="77777777" w:rsidR="00B329A3" w:rsidRPr="00A30292" w:rsidRDefault="00B329A3" w:rsidP="00483427">
            <w:pPr>
              <w:rPr>
                <w:rFonts w:cstheme="minorHAnsi"/>
              </w:rPr>
            </w:pPr>
            <w:r w:rsidRPr="00A30292">
              <w:rPr>
                <w:rFonts w:cstheme="minorHAnsi"/>
              </w:rPr>
              <w:t>TMT10plex Isobaric Label Reagent Set</w:t>
            </w:r>
            <w:r w:rsidRPr="00A30292">
              <w:rPr>
                <w:rFonts w:cstheme="minorHAnsi"/>
              </w:rPr>
              <w:tab/>
            </w:r>
          </w:p>
        </w:tc>
        <w:tc>
          <w:tcPr>
            <w:tcW w:w="2610" w:type="dxa"/>
            <w:tcBorders>
              <w:bottom w:val="single" w:sz="2" w:space="0" w:color="000000" w:themeColor="text1"/>
            </w:tcBorders>
          </w:tcPr>
          <w:p w14:paraId="3CCD2439" w14:textId="77777777" w:rsidR="00B329A3" w:rsidRPr="00A30292" w:rsidRDefault="00B329A3" w:rsidP="00483427">
            <w:pPr>
              <w:rPr>
                <w:rFonts w:cstheme="minorHAnsi"/>
              </w:rPr>
            </w:pPr>
            <w:r w:rsidRPr="00A30292">
              <w:rPr>
                <w:rFonts w:cstheme="minorHAnsi"/>
              </w:rPr>
              <w:t>Thermo Fisher</w:t>
            </w:r>
            <w:r w:rsidRPr="00A30292">
              <w:rPr>
                <w:rFonts w:cstheme="minorHAnsi"/>
              </w:rPr>
              <w:tab/>
            </w:r>
          </w:p>
        </w:tc>
        <w:tc>
          <w:tcPr>
            <w:tcW w:w="2160" w:type="dxa"/>
            <w:tcBorders>
              <w:bottom w:val="single" w:sz="2" w:space="0" w:color="000000" w:themeColor="text1"/>
            </w:tcBorders>
          </w:tcPr>
          <w:p w14:paraId="24F38356" w14:textId="77777777" w:rsidR="00B329A3" w:rsidRPr="00A30292" w:rsidRDefault="00B329A3" w:rsidP="00483427">
            <w:pPr>
              <w:rPr>
                <w:rFonts w:cstheme="minorHAnsi"/>
              </w:rPr>
            </w:pPr>
            <w:r w:rsidRPr="00A30292">
              <w:rPr>
                <w:rFonts w:cstheme="minorHAnsi"/>
              </w:rPr>
              <w:t>A37725</w:t>
            </w:r>
          </w:p>
        </w:tc>
      </w:tr>
      <w:tr w:rsidR="00B329A3" w:rsidRPr="00A30292" w14:paraId="13F70125" w14:textId="77777777" w:rsidTr="00CD2EB6">
        <w:trPr>
          <w:trHeight w:val="259"/>
        </w:trPr>
        <w:tc>
          <w:tcPr>
            <w:tcW w:w="4857" w:type="dxa"/>
            <w:tcBorders>
              <w:bottom w:val="single" w:sz="4" w:space="0" w:color="auto"/>
            </w:tcBorders>
          </w:tcPr>
          <w:p w14:paraId="4D0D1F0D" w14:textId="77777777" w:rsidR="00B329A3" w:rsidRPr="00A30292" w:rsidRDefault="00B329A3" w:rsidP="00483427">
            <w:pPr>
              <w:rPr>
                <w:rFonts w:cstheme="minorHAnsi"/>
              </w:rPr>
            </w:pPr>
            <w:r w:rsidRPr="00A30292">
              <w:rPr>
                <w:rFonts w:cstheme="minorHAnsi"/>
              </w:rPr>
              <w:t>Surface Plasmon Resonance CM5 kit</w:t>
            </w:r>
            <w:r w:rsidRPr="00A30292">
              <w:rPr>
                <w:rFonts w:cstheme="minorHAnsi"/>
              </w:rPr>
              <w:tab/>
            </w:r>
          </w:p>
        </w:tc>
        <w:tc>
          <w:tcPr>
            <w:tcW w:w="2610" w:type="dxa"/>
            <w:tcBorders>
              <w:bottom w:val="single" w:sz="4" w:space="0" w:color="auto"/>
            </w:tcBorders>
          </w:tcPr>
          <w:p w14:paraId="0B6D1389" w14:textId="773C6B29" w:rsidR="00B329A3" w:rsidRPr="00A30292" w:rsidRDefault="00B329A3" w:rsidP="00483427">
            <w:pPr>
              <w:rPr>
                <w:rFonts w:cstheme="minorHAnsi"/>
              </w:rPr>
            </w:pPr>
            <w:r w:rsidRPr="00A30292">
              <w:rPr>
                <w:rFonts w:cstheme="minorHAnsi"/>
              </w:rPr>
              <w:t>GE Health</w:t>
            </w:r>
            <w:r w:rsidR="00314E28" w:rsidRPr="00A30292">
              <w:rPr>
                <w:rFonts w:cstheme="minorHAnsi"/>
              </w:rPr>
              <w:t>c</w:t>
            </w:r>
            <w:r w:rsidRPr="00A30292">
              <w:rPr>
                <w:rFonts w:cstheme="minorHAnsi"/>
              </w:rPr>
              <w:t>are</w:t>
            </w:r>
          </w:p>
        </w:tc>
        <w:tc>
          <w:tcPr>
            <w:tcW w:w="2160" w:type="dxa"/>
            <w:tcBorders>
              <w:bottom w:val="single" w:sz="4" w:space="0" w:color="auto"/>
            </w:tcBorders>
          </w:tcPr>
          <w:p w14:paraId="72933221" w14:textId="77777777" w:rsidR="00B329A3" w:rsidRPr="00A30292" w:rsidRDefault="00B329A3" w:rsidP="00483427">
            <w:pPr>
              <w:rPr>
                <w:rFonts w:cstheme="minorHAnsi"/>
              </w:rPr>
            </w:pPr>
            <w:r w:rsidRPr="00A30292">
              <w:rPr>
                <w:rFonts w:cstheme="minorHAnsi"/>
              </w:rPr>
              <w:t>Cat#29104988</w:t>
            </w:r>
          </w:p>
        </w:tc>
      </w:tr>
      <w:tr w:rsidR="00B329A3" w:rsidRPr="00A30292" w14:paraId="3DD2F5FA" w14:textId="77777777" w:rsidTr="00CD2EB6">
        <w:trPr>
          <w:trHeight w:val="259"/>
        </w:trPr>
        <w:tc>
          <w:tcPr>
            <w:tcW w:w="4857" w:type="dxa"/>
            <w:tcBorders>
              <w:top w:val="single" w:sz="4" w:space="0" w:color="auto"/>
              <w:bottom w:val="single" w:sz="12" w:space="0" w:color="000000" w:themeColor="text1"/>
            </w:tcBorders>
          </w:tcPr>
          <w:p w14:paraId="05F3A450" w14:textId="30877E59" w:rsidR="00B329A3" w:rsidRPr="00A30292" w:rsidRDefault="00B329A3" w:rsidP="00483427">
            <w:pPr>
              <w:rPr>
                <w:rFonts w:cstheme="minorHAnsi"/>
              </w:rPr>
            </w:pPr>
            <w:proofErr w:type="spellStart"/>
            <w:r w:rsidRPr="00A30292">
              <w:rPr>
                <w:rFonts w:cstheme="minorHAnsi"/>
              </w:rPr>
              <w:t>NanoBRET</w:t>
            </w:r>
            <w:proofErr w:type="spellEnd"/>
            <w:r w:rsidRPr="00A30292">
              <w:rPr>
                <w:rFonts w:cstheme="minorHAnsi"/>
              </w:rPr>
              <w:t xml:space="preserve"> Target </w:t>
            </w:r>
            <w:r w:rsidR="004E1428" w:rsidRPr="00A30292">
              <w:rPr>
                <w:rFonts w:cstheme="minorHAnsi"/>
              </w:rPr>
              <w:t>E</w:t>
            </w:r>
            <w:r w:rsidRPr="00A30292">
              <w:rPr>
                <w:rFonts w:cstheme="minorHAnsi"/>
              </w:rPr>
              <w:t>ngagement K</w:t>
            </w:r>
            <w:r w:rsidR="004E1428" w:rsidRPr="00A30292">
              <w:rPr>
                <w:rFonts w:cstheme="minorHAnsi"/>
              </w:rPr>
              <w:t>-</w:t>
            </w:r>
            <w:r w:rsidRPr="00A30292">
              <w:rPr>
                <w:rFonts w:cstheme="minorHAnsi"/>
              </w:rPr>
              <w:t>5 kit</w:t>
            </w:r>
            <w:r w:rsidRPr="00A30292">
              <w:rPr>
                <w:rFonts w:cstheme="minorHAnsi"/>
              </w:rPr>
              <w:tab/>
            </w:r>
          </w:p>
        </w:tc>
        <w:tc>
          <w:tcPr>
            <w:tcW w:w="2610" w:type="dxa"/>
            <w:tcBorders>
              <w:top w:val="single" w:sz="4" w:space="0" w:color="auto"/>
              <w:bottom w:val="single" w:sz="12" w:space="0" w:color="000000" w:themeColor="text1"/>
            </w:tcBorders>
          </w:tcPr>
          <w:p w14:paraId="6EF3498E" w14:textId="77777777" w:rsidR="00B329A3" w:rsidRPr="00A30292" w:rsidRDefault="00B329A3" w:rsidP="00483427">
            <w:pPr>
              <w:rPr>
                <w:rFonts w:cstheme="minorHAnsi"/>
              </w:rPr>
            </w:pPr>
            <w:r w:rsidRPr="00A30292">
              <w:rPr>
                <w:rFonts w:cstheme="minorHAnsi"/>
              </w:rPr>
              <w:t>Promega</w:t>
            </w:r>
            <w:r w:rsidRPr="00A30292">
              <w:rPr>
                <w:rFonts w:cstheme="minorHAnsi"/>
              </w:rPr>
              <w:tab/>
            </w:r>
          </w:p>
        </w:tc>
        <w:tc>
          <w:tcPr>
            <w:tcW w:w="2160" w:type="dxa"/>
            <w:tcBorders>
              <w:top w:val="single" w:sz="4" w:space="0" w:color="auto"/>
              <w:bottom w:val="single" w:sz="12" w:space="0" w:color="000000" w:themeColor="text1"/>
            </w:tcBorders>
          </w:tcPr>
          <w:p w14:paraId="0659CB25" w14:textId="77777777" w:rsidR="00B329A3" w:rsidRPr="00A30292" w:rsidRDefault="00B329A3" w:rsidP="00483427">
            <w:pPr>
              <w:rPr>
                <w:rFonts w:cstheme="minorHAnsi"/>
              </w:rPr>
            </w:pPr>
            <w:r w:rsidRPr="00A30292">
              <w:rPr>
                <w:rFonts w:cstheme="minorHAnsi"/>
              </w:rPr>
              <w:t>Cat#N2500</w:t>
            </w:r>
          </w:p>
        </w:tc>
      </w:tr>
      <w:tr w:rsidR="0041476C" w:rsidRPr="0041476C" w14:paraId="062190FB" w14:textId="77777777" w:rsidTr="006152BB">
        <w:trPr>
          <w:trHeight w:val="259"/>
        </w:trPr>
        <w:tc>
          <w:tcPr>
            <w:tcW w:w="9627" w:type="dxa"/>
            <w:gridSpan w:val="3"/>
            <w:tcBorders>
              <w:top w:val="single" w:sz="12" w:space="0" w:color="000000" w:themeColor="text1"/>
              <w:bottom w:val="single" w:sz="12" w:space="0" w:color="000000" w:themeColor="text1"/>
            </w:tcBorders>
          </w:tcPr>
          <w:p w14:paraId="61333FC0" w14:textId="77777777" w:rsidR="00B329A3" w:rsidRPr="00CD2EB6" w:rsidRDefault="00B329A3" w:rsidP="00483427">
            <w:pPr>
              <w:rPr>
                <w:rFonts w:cstheme="minorHAnsi"/>
                <w:color w:val="C00000"/>
              </w:rPr>
            </w:pPr>
            <w:r w:rsidRPr="00CD2EB6">
              <w:rPr>
                <w:rFonts w:cstheme="minorHAnsi"/>
                <w:color w:val="C00000"/>
              </w:rPr>
              <w:t>Deposited data</w:t>
            </w:r>
          </w:p>
        </w:tc>
      </w:tr>
      <w:tr w:rsidR="00B329A3" w:rsidRPr="00A30292" w14:paraId="5C3C33D2" w14:textId="77777777" w:rsidTr="00CD2EB6">
        <w:trPr>
          <w:trHeight w:val="259"/>
        </w:trPr>
        <w:tc>
          <w:tcPr>
            <w:tcW w:w="4857" w:type="dxa"/>
          </w:tcPr>
          <w:p w14:paraId="50C393B2" w14:textId="77777777" w:rsidR="00B329A3" w:rsidRPr="00A30292" w:rsidRDefault="00B329A3" w:rsidP="00483427">
            <w:pPr>
              <w:rPr>
                <w:rFonts w:cstheme="minorHAnsi"/>
              </w:rPr>
            </w:pPr>
            <w:r w:rsidRPr="00A30292">
              <w:rPr>
                <w:rFonts w:cstheme="minorHAnsi"/>
              </w:rPr>
              <w:t>B-RAF RBD (apo) structure</w:t>
            </w:r>
          </w:p>
        </w:tc>
        <w:tc>
          <w:tcPr>
            <w:tcW w:w="2610" w:type="dxa"/>
          </w:tcPr>
          <w:p w14:paraId="7A05FB70" w14:textId="77777777" w:rsidR="00B329A3" w:rsidRPr="00A30292" w:rsidRDefault="00B329A3" w:rsidP="00483427">
            <w:pPr>
              <w:rPr>
                <w:rFonts w:cstheme="minorHAnsi"/>
              </w:rPr>
            </w:pPr>
            <w:r w:rsidRPr="00A30292">
              <w:rPr>
                <w:rFonts w:cstheme="minorHAnsi"/>
              </w:rPr>
              <w:t>This paper</w:t>
            </w:r>
          </w:p>
        </w:tc>
        <w:tc>
          <w:tcPr>
            <w:tcW w:w="2160" w:type="dxa"/>
          </w:tcPr>
          <w:p w14:paraId="528BE77B" w14:textId="77777777" w:rsidR="00B329A3" w:rsidRPr="00A30292" w:rsidRDefault="00B329A3" w:rsidP="00483427">
            <w:pPr>
              <w:rPr>
                <w:rFonts w:cstheme="minorHAnsi"/>
              </w:rPr>
            </w:pPr>
            <w:r w:rsidRPr="00A30292">
              <w:rPr>
                <w:rFonts w:cstheme="minorHAnsi"/>
              </w:rPr>
              <w:t>PDB: 5J17</w:t>
            </w:r>
          </w:p>
        </w:tc>
      </w:tr>
      <w:tr w:rsidR="00B329A3" w:rsidRPr="00A30292" w14:paraId="0478A694" w14:textId="77777777" w:rsidTr="00CD2EB6">
        <w:trPr>
          <w:trHeight w:val="259"/>
        </w:trPr>
        <w:tc>
          <w:tcPr>
            <w:tcW w:w="4857" w:type="dxa"/>
            <w:tcBorders>
              <w:bottom w:val="single" w:sz="4" w:space="0" w:color="auto"/>
            </w:tcBorders>
          </w:tcPr>
          <w:p w14:paraId="0C9CECD6" w14:textId="77777777" w:rsidR="00B329A3" w:rsidRPr="00A30292" w:rsidRDefault="00B329A3" w:rsidP="00483427">
            <w:pPr>
              <w:rPr>
                <w:rFonts w:cstheme="minorHAnsi"/>
              </w:rPr>
            </w:pPr>
            <w:r w:rsidRPr="00A30292">
              <w:rPr>
                <w:rFonts w:cstheme="minorHAnsi"/>
              </w:rPr>
              <w:t>Structure of compound 5</w:t>
            </w:r>
          </w:p>
        </w:tc>
        <w:tc>
          <w:tcPr>
            <w:tcW w:w="2610" w:type="dxa"/>
            <w:tcBorders>
              <w:bottom w:val="single" w:sz="4" w:space="0" w:color="auto"/>
            </w:tcBorders>
          </w:tcPr>
          <w:p w14:paraId="7B3696A5" w14:textId="77777777" w:rsidR="00B329A3" w:rsidRPr="00A30292" w:rsidRDefault="00B329A3" w:rsidP="00483427">
            <w:pPr>
              <w:rPr>
                <w:rFonts w:cstheme="minorHAnsi"/>
              </w:rPr>
            </w:pPr>
            <w:r w:rsidRPr="00A30292">
              <w:rPr>
                <w:rFonts w:cstheme="minorHAnsi"/>
              </w:rPr>
              <w:t>This paper; Cambridge Crystallographic Data Center</w:t>
            </w:r>
          </w:p>
        </w:tc>
        <w:tc>
          <w:tcPr>
            <w:tcW w:w="2160" w:type="dxa"/>
            <w:tcBorders>
              <w:bottom w:val="single" w:sz="4" w:space="0" w:color="auto"/>
            </w:tcBorders>
          </w:tcPr>
          <w:p w14:paraId="783E2E06" w14:textId="77777777" w:rsidR="00B329A3" w:rsidRPr="00A30292" w:rsidRDefault="00B329A3" w:rsidP="00483427">
            <w:pPr>
              <w:rPr>
                <w:rFonts w:cstheme="minorHAnsi"/>
              </w:rPr>
            </w:pPr>
            <w:r w:rsidRPr="00A30292">
              <w:rPr>
                <w:rFonts w:cstheme="minorHAnsi"/>
              </w:rPr>
              <w:t>CCDC: 2016466</w:t>
            </w:r>
          </w:p>
        </w:tc>
      </w:tr>
      <w:tr w:rsidR="00B329A3" w:rsidRPr="00A30292" w14:paraId="3D6D1660" w14:textId="77777777" w:rsidTr="00CD2EB6">
        <w:trPr>
          <w:trHeight w:val="259"/>
        </w:trPr>
        <w:tc>
          <w:tcPr>
            <w:tcW w:w="4857" w:type="dxa"/>
            <w:tcBorders>
              <w:top w:val="single" w:sz="4" w:space="0" w:color="auto"/>
              <w:bottom w:val="single" w:sz="12" w:space="0" w:color="000000" w:themeColor="text1"/>
            </w:tcBorders>
          </w:tcPr>
          <w:p w14:paraId="239B1BC3" w14:textId="77777777" w:rsidR="00B329A3" w:rsidRPr="00A30292" w:rsidRDefault="00B329A3" w:rsidP="00483427">
            <w:pPr>
              <w:rPr>
                <w:rFonts w:cstheme="minorHAnsi"/>
              </w:rPr>
            </w:pPr>
            <w:r w:rsidRPr="00A30292">
              <w:rPr>
                <w:rFonts w:cstheme="minorHAnsi"/>
              </w:rPr>
              <w:t xml:space="preserve">Code for constraints-based modeling and analysis of autotrophic </w:t>
            </w:r>
            <w:r w:rsidRPr="00A30292">
              <w:rPr>
                <w:rFonts w:cstheme="minorHAnsi"/>
                <w:i/>
                <w:iCs/>
              </w:rPr>
              <w:t>E. coli</w:t>
            </w:r>
          </w:p>
        </w:tc>
        <w:tc>
          <w:tcPr>
            <w:tcW w:w="2610" w:type="dxa"/>
            <w:tcBorders>
              <w:top w:val="single" w:sz="4" w:space="0" w:color="auto"/>
              <w:bottom w:val="single" w:sz="12" w:space="0" w:color="000000" w:themeColor="text1"/>
            </w:tcBorders>
          </w:tcPr>
          <w:p w14:paraId="1084D0D3" w14:textId="77777777" w:rsidR="00B329A3" w:rsidRPr="00A30292" w:rsidRDefault="00B329A3" w:rsidP="00483427">
            <w:pPr>
              <w:rPr>
                <w:rFonts w:cstheme="minorHAnsi"/>
              </w:rPr>
            </w:pPr>
            <w:r w:rsidRPr="00A30292">
              <w:rPr>
                <w:rFonts w:cstheme="minorHAnsi"/>
              </w:rPr>
              <w:t>This paper</w:t>
            </w:r>
          </w:p>
          <w:p w14:paraId="524BDEFB" w14:textId="77777777" w:rsidR="00B329A3" w:rsidRPr="00A30292" w:rsidRDefault="00B329A3" w:rsidP="00483427">
            <w:pPr>
              <w:rPr>
                <w:rFonts w:cstheme="minorHAnsi"/>
              </w:rPr>
            </w:pPr>
            <w:r w:rsidRPr="00A30292">
              <w:rPr>
                <w:rFonts w:cstheme="minorHAnsi"/>
              </w:rPr>
              <w:br/>
            </w:r>
          </w:p>
        </w:tc>
        <w:tc>
          <w:tcPr>
            <w:tcW w:w="2160" w:type="dxa"/>
            <w:tcBorders>
              <w:top w:val="single" w:sz="4" w:space="0" w:color="auto"/>
              <w:bottom w:val="single" w:sz="12" w:space="0" w:color="000000" w:themeColor="text1"/>
            </w:tcBorders>
          </w:tcPr>
          <w:p w14:paraId="43B62318" w14:textId="64FA461B" w:rsidR="00B329A3" w:rsidRPr="00A30292" w:rsidRDefault="0041476C" w:rsidP="00483427">
            <w:pPr>
              <w:rPr>
                <w:rFonts w:cstheme="minorHAnsi"/>
              </w:rPr>
            </w:pPr>
            <w:hyperlink r:id="rId40" w:history="1">
              <w:r w:rsidRPr="00DA2F9A">
                <w:rPr>
                  <w:rStyle w:val="af"/>
                  <w:rFonts w:cstheme="minorHAnsi"/>
                </w:rPr>
                <w:t>https://gitlab.com/elad.noor/sloppy/tree/master/rubisco</w:t>
              </w:r>
            </w:hyperlink>
            <w:r>
              <w:rPr>
                <w:rFonts w:cstheme="minorHAnsi"/>
              </w:rPr>
              <w:t xml:space="preserve"> </w:t>
            </w:r>
          </w:p>
        </w:tc>
      </w:tr>
      <w:tr w:rsidR="00FF0005" w:rsidRPr="00FF0005" w14:paraId="2E7FDD25" w14:textId="77777777" w:rsidTr="006152BB">
        <w:trPr>
          <w:trHeight w:val="259"/>
        </w:trPr>
        <w:tc>
          <w:tcPr>
            <w:tcW w:w="9627" w:type="dxa"/>
            <w:gridSpan w:val="3"/>
            <w:tcBorders>
              <w:top w:val="single" w:sz="12" w:space="0" w:color="000000" w:themeColor="text1"/>
              <w:bottom w:val="single" w:sz="12" w:space="0" w:color="000000" w:themeColor="text1"/>
            </w:tcBorders>
          </w:tcPr>
          <w:p w14:paraId="1D0045BB" w14:textId="77777777" w:rsidR="00B329A3" w:rsidRPr="00CD2EB6" w:rsidRDefault="00B329A3" w:rsidP="00483427">
            <w:pPr>
              <w:rPr>
                <w:rFonts w:cstheme="minorHAnsi"/>
                <w:color w:val="C00000"/>
              </w:rPr>
            </w:pPr>
            <w:r w:rsidRPr="00CD2EB6">
              <w:rPr>
                <w:rFonts w:cstheme="minorHAnsi"/>
                <w:color w:val="C00000"/>
              </w:rPr>
              <w:t>Software and algorithms</w:t>
            </w:r>
          </w:p>
        </w:tc>
      </w:tr>
      <w:tr w:rsidR="00B329A3" w:rsidRPr="00A30292" w14:paraId="53CDFF9D" w14:textId="77777777" w:rsidTr="00CD2EB6">
        <w:trPr>
          <w:trHeight w:val="259"/>
        </w:trPr>
        <w:tc>
          <w:tcPr>
            <w:tcW w:w="4857" w:type="dxa"/>
            <w:tcBorders>
              <w:top w:val="single" w:sz="12" w:space="0" w:color="000000" w:themeColor="text1"/>
              <w:bottom w:val="single" w:sz="4" w:space="0" w:color="auto"/>
            </w:tcBorders>
          </w:tcPr>
          <w:p w14:paraId="7A538F7B" w14:textId="77777777" w:rsidR="00B329A3" w:rsidRPr="00A30292" w:rsidRDefault="00B329A3" w:rsidP="00483427">
            <w:pPr>
              <w:rPr>
                <w:rFonts w:cstheme="minorHAnsi"/>
              </w:rPr>
            </w:pPr>
            <w:r w:rsidRPr="00A30292">
              <w:rPr>
                <w:rFonts w:cstheme="minorHAnsi"/>
              </w:rPr>
              <w:lastRenderedPageBreak/>
              <w:t>Gaussian09</w:t>
            </w:r>
          </w:p>
        </w:tc>
        <w:tc>
          <w:tcPr>
            <w:tcW w:w="2610" w:type="dxa"/>
            <w:tcBorders>
              <w:top w:val="single" w:sz="12" w:space="0" w:color="000000" w:themeColor="text1"/>
              <w:bottom w:val="single" w:sz="4" w:space="0" w:color="auto"/>
            </w:tcBorders>
          </w:tcPr>
          <w:p w14:paraId="72B466FA" w14:textId="20F974DB" w:rsidR="00B329A3" w:rsidRPr="00A30292" w:rsidRDefault="00B329A3" w:rsidP="00483427">
            <w:pPr>
              <w:rPr>
                <w:rFonts w:cstheme="minorHAnsi"/>
              </w:rPr>
            </w:pPr>
            <w:r w:rsidRPr="00A30292">
              <w:rPr>
                <w:rFonts w:cstheme="minorHAnsi"/>
              </w:rPr>
              <w:t>Frish et al.</w:t>
            </w:r>
            <w:r w:rsidR="00A150E5" w:rsidRPr="00A30292">
              <w:rPr>
                <w:rFonts w:cstheme="minorHAnsi"/>
                <w:vertAlign w:val="superscript"/>
              </w:rPr>
              <w:t>1</w:t>
            </w:r>
          </w:p>
        </w:tc>
        <w:tc>
          <w:tcPr>
            <w:tcW w:w="2160" w:type="dxa"/>
            <w:tcBorders>
              <w:top w:val="single" w:sz="12" w:space="0" w:color="000000" w:themeColor="text1"/>
              <w:bottom w:val="single" w:sz="4" w:space="0" w:color="auto"/>
            </w:tcBorders>
          </w:tcPr>
          <w:p w14:paraId="0DDF8A6C" w14:textId="1CEB11B1" w:rsidR="00B329A3" w:rsidRPr="00A30292" w:rsidRDefault="0041476C" w:rsidP="00483427">
            <w:pPr>
              <w:rPr>
                <w:rFonts w:cstheme="minorHAnsi"/>
              </w:rPr>
            </w:pPr>
            <w:hyperlink r:id="rId41" w:history="1">
              <w:r w:rsidRPr="00DA2F9A">
                <w:rPr>
                  <w:rStyle w:val="af"/>
                  <w:rFonts w:cstheme="minorHAnsi"/>
                </w:rPr>
                <w:t>https://gaussian.com</w:t>
              </w:r>
            </w:hyperlink>
            <w:r>
              <w:rPr>
                <w:rFonts w:cstheme="minorHAnsi"/>
              </w:rPr>
              <w:t xml:space="preserve"> </w:t>
            </w:r>
          </w:p>
        </w:tc>
      </w:tr>
      <w:tr w:rsidR="00B329A3" w:rsidRPr="00A30292" w14:paraId="2E722C32" w14:textId="77777777" w:rsidTr="00CD2EB6">
        <w:trPr>
          <w:trHeight w:val="259"/>
        </w:trPr>
        <w:tc>
          <w:tcPr>
            <w:tcW w:w="4857" w:type="dxa"/>
            <w:tcBorders>
              <w:top w:val="single" w:sz="4" w:space="0" w:color="auto"/>
              <w:bottom w:val="single" w:sz="2" w:space="0" w:color="000000" w:themeColor="text1"/>
            </w:tcBorders>
          </w:tcPr>
          <w:p w14:paraId="20D41496" w14:textId="77777777" w:rsidR="00B329A3" w:rsidRPr="00A30292" w:rsidRDefault="00B329A3" w:rsidP="00483427">
            <w:pPr>
              <w:rPr>
                <w:rFonts w:cstheme="minorHAnsi"/>
              </w:rPr>
            </w:pPr>
            <w:r w:rsidRPr="00A30292">
              <w:rPr>
                <w:rFonts w:cstheme="minorHAnsi"/>
                <w:shd w:val="clear" w:color="auto" w:fill="FFFFFF"/>
              </w:rPr>
              <w:t>Python version 2.7</w:t>
            </w:r>
          </w:p>
        </w:tc>
        <w:tc>
          <w:tcPr>
            <w:tcW w:w="2610" w:type="dxa"/>
            <w:tcBorders>
              <w:top w:val="single" w:sz="4" w:space="0" w:color="auto"/>
              <w:bottom w:val="single" w:sz="2" w:space="0" w:color="000000" w:themeColor="text1"/>
            </w:tcBorders>
          </w:tcPr>
          <w:p w14:paraId="03267D36" w14:textId="77777777" w:rsidR="00B329A3" w:rsidRPr="00A30292" w:rsidRDefault="00B329A3" w:rsidP="00483427">
            <w:pPr>
              <w:rPr>
                <w:rFonts w:cstheme="minorHAnsi"/>
              </w:rPr>
            </w:pPr>
            <w:r w:rsidRPr="00A30292">
              <w:rPr>
                <w:rFonts w:cstheme="minorHAnsi"/>
                <w:shd w:val="clear" w:color="auto" w:fill="FFFFFF"/>
              </w:rPr>
              <w:t>Python Software Foundation</w:t>
            </w:r>
          </w:p>
        </w:tc>
        <w:tc>
          <w:tcPr>
            <w:tcW w:w="2160" w:type="dxa"/>
            <w:tcBorders>
              <w:top w:val="single" w:sz="4" w:space="0" w:color="auto"/>
              <w:bottom w:val="single" w:sz="2" w:space="0" w:color="000000" w:themeColor="text1"/>
            </w:tcBorders>
          </w:tcPr>
          <w:p w14:paraId="769E355D" w14:textId="4C20703F" w:rsidR="0041476C" w:rsidRPr="00A30292" w:rsidRDefault="0041476C" w:rsidP="00483427">
            <w:pPr>
              <w:rPr>
                <w:rFonts w:cstheme="minorHAnsi"/>
              </w:rPr>
            </w:pPr>
            <w:hyperlink r:id="rId42" w:history="1">
              <w:r w:rsidRPr="00DA2F9A">
                <w:rPr>
                  <w:rStyle w:val="af"/>
                  <w:rFonts w:cstheme="minorHAnsi"/>
                </w:rPr>
                <w:t>https://www.python.org</w:t>
              </w:r>
            </w:hyperlink>
          </w:p>
        </w:tc>
      </w:tr>
      <w:tr w:rsidR="00B329A3" w:rsidRPr="00A30292" w14:paraId="1FB26EE2" w14:textId="77777777" w:rsidTr="00CD2EB6">
        <w:trPr>
          <w:trHeight w:val="259"/>
        </w:trPr>
        <w:tc>
          <w:tcPr>
            <w:tcW w:w="4857" w:type="dxa"/>
            <w:tcBorders>
              <w:bottom w:val="single" w:sz="4" w:space="0" w:color="auto"/>
            </w:tcBorders>
          </w:tcPr>
          <w:p w14:paraId="6D164ADC" w14:textId="77777777" w:rsidR="00B329A3" w:rsidRPr="00A30292" w:rsidRDefault="00B329A3" w:rsidP="00483427">
            <w:pPr>
              <w:rPr>
                <w:rFonts w:cstheme="minorHAnsi"/>
              </w:rPr>
            </w:pPr>
            <w:proofErr w:type="spellStart"/>
            <w:r w:rsidRPr="00A30292">
              <w:rPr>
                <w:rFonts w:cstheme="minorHAnsi"/>
              </w:rPr>
              <w:t>ChemDraw</w:t>
            </w:r>
            <w:proofErr w:type="spellEnd"/>
            <w:r w:rsidRPr="00A30292">
              <w:rPr>
                <w:rFonts w:cstheme="minorHAnsi"/>
              </w:rPr>
              <w:t xml:space="preserve"> Professional 18.0</w:t>
            </w:r>
          </w:p>
        </w:tc>
        <w:tc>
          <w:tcPr>
            <w:tcW w:w="2610" w:type="dxa"/>
            <w:tcBorders>
              <w:bottom w:val="single" w:sz="4" w:space="0" w:color="auto"/>
            </w:tcBorders>
          </w:tcPr>
          <w:p w14:paraId="0B42CBD1" w14:textId="77777777" w:rsidR="00B329A3" w:rsidRPr="00A30292" w:rsidRDefault="00B329A3" w:rsidP="00483427">
            <w:pPr>
              <w:rPr>
                <w:rFonts w:cstheme="minorHAnsi"/>
              </w:rPr>
            </w:pPr>
            <w:r w:rsidRPr="00A30292">
              <w:rPr>
                <w:rFonts w:cstheme="minorHAnsi"/>
              </w:rPr>
              <w:t>PerkinElmer</w:t>
            </w:r>
          </w:p>
        </w:tc>
        <w:tc>
          <w:tcPr>
            <w:tcW w:w="2160" w:type="dxa"/>
            <w:tcBorders>
              <w:bottom w:val="single" w:sz="4" w:space="0" w:color="auto"/>
            </w:tcBorders>
          </w:tcPr>
          <w:p w14:paraId="1C91C800" w14:textId="42D79ED4" w:rsidR="00B329A3" w:rsidRPr="00A30292" w:rsidRDefault="0041476C" w:rsidP="00483427">
            <w:pPr>
              <w:rPr>
                <w:rFonts w:cstheme="minorHAnsi"/>
              </w:rPr>
            </w:pPr>
            <w:hyperlink r:id="rId43" w:history="1">
              <w:r w:rsidRPr="00DA2F9A">
                <w:rPr>
                  <w:rStyle w:val="af"/>
                  <w:rFonts w:cstheme="minorHAnsi"/>
                </w:rPr>
                <w:t>https://www.perkinelmer.com/category/chemdraw</w:t>
              </w:r>
            </w:hyperlink>
            <w:r>
              <w:rPr>
                <w:rFonts w:cstheme="minorHAnsi"/>
              </w:rPr>
              <w:t xml:space="preserve">  </w:t>
            </w:r>
          </w:p>
        </w:tc>
      </w:tr>
      <w:tr w:rsidR="00B329A3" w:rsidRPr="00A30292" w14:paraId="14B8F7DF" w14:textId="77777777" w:rsidTr="00CD2EB6">
        <w:trPr>
          <w:trHeight w:val="259"/>
        </w:trPr>
        <w:tc>
          <w:tcPr>
            <w:tcW w:w="4857" w:type="dxa"/>
            <w:tcBorders>
              <w:top w:val="single" w:sz="4" w:space="0" w:color="auto"/>
              <w:bottom w:val="single" w:sz="12" w:space="0" w:color="000000" w:themeColor="text1"/>
            </w:tcBorders>
          </w:tcPr>
          <w:p w14:paraId="1B54A780" w14:textId="77777777" w:rsidR="00B329A3" w:rsidRPr="00A30292" w:rsidRDefault="00B329A3" w:rsidP="00483427">
            <w:pPr>
              <w:rPr>
                <w:rFonts w:cstheme="minorHAnsi"/>
              </w:rPr>
            </w:pPr>
            <w:r w:rsidRPr="00A30292">
              <w:rPr>
                <w:rFonts w:cstheme="minorHAnsi"/>
              </w:rPr>
              <w:t>Weighted Maximal Information Component Analysis v0.9</w:t>
            </w:r>
          </w:p>
        </w:tc>
        <w:tc>
          <w:tcPr>
            <w:tcW w:w="2610" w:type="dxa"/>
            <w:tcBorders>
              <w:top w:val="single" w:sz="4" w:space="0" w:color="auto"/>
              <w:bottom w:val="single" w:sz="12" w:space="0" w:color="000000" w:themeColor="text1"/>
            </w:tcBorders>
          </w:tcPr>
          <w:p w14:paraId="19AA9359" w14:textId="5BF734D7" w:rsidR="00B329A3" w:rsidRPr="00A30292" w:rsidRDefault="00B329A3" w:rsidP="00483427">
            <w:pPr>
              <w:rPr>
                <w:rFonts w:cstheme="minorHAnsi"/>
              </w:rPr>
            </w:pPr>
            <w:r w:rsidRPr="00A30292">
              <w:rPr>
                <w:rFonts w:cstheme="minorHAnsi"/>
              </w:rPr>
              <w:t>Rau et al.</w:t>
            </w:r>
            <w:r w:rsidRPr="00A30292">
              <w:rPr>
                <w:rFonts w:cstheme="minorHAnsi"/>
                <w:vertAlign w:val="superscript"/>
              </w:rPr>
              <w:t>2</w:t>
            </w:r>
          </w:p>
        </w:tc>
        <w:tc>
          <w:tcPr>
            <w:tcW w:w="2160" w:type="dxa"/>
            <w:tcBorders>
              <w:top w:val="single" w:sz="4" w:space="0" w:color="auto"/>
              <w:bottom w:val="single" w:sz="12" w:space="0" w:color="000000" w:themeColor="text1"/>
            </w:tcBorders>
          </w:tcPr>
          <w:p w14:paraId="3FE37980" w14:textId="3CB09C80" w:rsidR="00B329A3" w:rsidRPr="00A30292" w:rsidRDefault="0041476C" w:rsidP="00483427">
            <w:pPr>
              <w:rPr>
                <w:rFonts w:cstheme="minorHAnsi"/>
              </w:rPr>
            </w:pPr>
            <w:hyperlink r:id="rId44" w:history="1">
              <w:r w:rsidRPr="00DA2F9A">
                <w:rPr>
                  <w:rStyle w:val="af"/>
                  <w:rFonts w:cstheme="minorHAnsi"/>
                </w:rPr>
                <w:t>https://github.com/ChristophRau/wMICA</w:t>
              </w:r>
            </w:hyperlink>
            <w:r>
              <w:rPr>
                <w:rFonts w:cstheme="minorHAnsi"/>
              </w:rPr>
              <w:t xml:space="preserve"> </w:t>
            </w:r>
          </w:p>
        </w:tc>
      </w:tr>
      <w:tr w:rsidR="0041476C" w:rsidRPr="0041476C" w14:paraId="72F17F29" w14:textId="77777777" w:rsidTr="006152BB">
        <w:trPr>
          <w:trHeight w:val="259"/>
        </w:trPr>
        <w:tc>
          <w:tcPr>
            <w:tcW w:w="9627" w:type="dxa"/>
            <w:gridSpan w:val="3"/>
            <w:tcBorders>
              <w:top w:val="single" w:sz="12" w:space="0" w:color="000000" w:themeColor="text1"/>
              <w:bottom w:val="single" w:sz="12" w:space="0" w:color="000000" w:themeColor="text1"/>
            </w:tcBorders>
          </w:tcPr>
          <w:p w14:paraId="1709EDB9" w14:textId="77777777" w:rsidR="00B329A3" w:rsidRPr="00CD2EB6" w:rsidRDefault="00B329A3" w:rsidP="00483427">
            <w:pPr>
              <w:rPr>
                <w:rFonts w:cstheme="minorHAnsi"/>
                <w:color w:val="C00000"/>
              </w:rPr>
            </w:pPr>
            <w:r w:rsidRPr="00CD2EB6">
              <w:rPr>
                <w:rFonts w:cstheme="minorHAnsi"/>
                <w:color w:val="C00000"/>
              </w:rPr>
              <w:t>Other</w:t>
            </w:r>
          </w:p>
        </w:tc>
      </w:tr>
      <w:tr w:rsidR="00B329A3" w:rsidRPr="00A30292" w14:paraId="4749145B" w14:textId="77777777" w:rsidTr="00CD2EB6">
        <w:trPr>
          <w:trHeight w:val="259"/>
        </w:trPr>
        <w:tc>
          <w:tcPr>
            <w:tcW w:w="4857" w:type="dxa"/>
            <w:tcBorders>
              <w:top w:val="single" w:sz="12" w:space="0" w:color="000000" w:themeColor="text1"/>
              <w:bottom w:val="single" w:sz="2" w:space="0" w:color="000000" w:themeColor="text1"/>
            </w:tcBorders>
          </w:tcPr>
          <w:p w14:paraId="35A84780" w14:textId="77777777" w:rsidR="00B329A3" w:rsidRPr="00A30292" w:rsidRDefault="00B329A3" w:rsidP="00483427">
            <w:pPr>
              <w:rPr>
                <w:rFonts w:cstheme="minorHAnsi"/>
              </w:rPr>
            </w:pPr>
            <w:r w:rsidRPr="00A30292">
              <w:rPr>
                <w:rFonts w:cstheme="minorHAnsi"/>
                <w:shd w:val="clear" w:color="auto" w:fill="FFFFFF"/>
              </w:rPr>
              <w:t>DASGIP MX4/4 Gas Mixing Module for 4 Vessels with a Mass Flow Controller</w:t>
            </w:r>
          </w:p>
        </w:tc>
        <w:tc>
          <w:tcPr>
            <w:tcW w:w="2610" w:type="dxa"/>
            <w:tcBorders>
              <w:top w:val="single" w:sz="12" w:space="0" w:color="000000" w:themeColor="text1"/>
              <w:bottom w:val="single" w:sz="2" w:space="0" w:color="000000" w:themeColor="text1"/>
            </w:tcBorders>
          </w:tcPr>
          <w:p w14:paraId="13CBB9DE" w14:textId="77777777" w:rsidR="00B329A3" w:rsidRPr="00A30292" w:rsidRDefault="00B329A3" w:rsidP="00483427">
            <w:pPr>
              <w:rPr>
                <w:rFonts w:cstheme="minorHAnsi"/>
              </w:rPr>
            </w:pPr>
            <w:r w:rsidRPr="00A30292">
              <w:rPr>
                <w:rFonts w:cstheme="minorHAnsi"/>
                <w:shd w:val="clear" w:color="auto" w:fill="FFFFFF"/>
              </w:rPr>
              <w:t>Eppendorf</w:t>
            </w:r>
          </w:p>
        </w:tc>
        <w:tc>
          <w:tcPr>
            <w:tcW w:w="2160" w:type="dxa"/>
            <w:tcBorders>
              <w:top w:val="single" w:sz="12" w:space="0" w:color="000000" w:themeColor="text1"/>
              <w:bottom w:val="single" w:sz="2" w:space="0" w:color="000000" w:themeColor="text1"/>
            </w:tcBorders>
          </w:tcPr>
          <w:p w14:paraId="09A62E40" w14:textId="77777777" w:rsidR="00B329A3" w:rsidRPr="00A30292" w:rsidRDefault="00B329A3" w:rsidP="00483427">
            <w:pPr>
              <w:rPr>
                <w:rFonts w:cstheme="minorHAnsi"/>
                <w:i/>
                <w:iCs/>
              </w:rPr>
            </w:pPr>
            <w:r w:rsidRPr="00A30292">
              <w:rPr>
                <w:rFonts w:cstheme="minorHAnsi"/>
                <w:shd w:val="clear" w:color="auto" w:fill="FFFFFF"/>
              </w:rPr>
              <w:t>Cat#76DGMX44</w:t>
            </w:r>
          </w:p>
        </w:tc>
      </w:tr>
      <w:tr w:rsidR="00B329A3" w:rsidRPr="00A30292" w14:paraId="5F15273A" w14:textId="77777777" w:rsidTr="00CD2EB6">
        <w:trPr>
          <w:trHeight w:val="259"/>
        </w:trPr>
        <w:tc>
          <w:tcPr>
            <w:tcW w:w="4857" w:type="dxa"/>
          </w:tcPr>
          <w:p w14:paraId="599ECF5C" w14:textId="77777777" w:rsidR="00B329A3" w:rsidRPr="00A30292" w:rsidRDefault="00B329A3" w:rsidP="00483427">
            <w:pPr>
              <w:rPr>
                <w:rFonts w:cstheme="minorHAnsi"/>
              </w:rPr>
            </w:pPr>
            <w:r w:rsidRPr="00A30292">
              <w:rPr>
                <w:rFonts w:cstheme="minorHAnsi"/>
                <w:shd w:val="clear" w:color="auto" w:fill="FFFFFF"/>
              </w:rPr>
              <w:t>Agilent 1200 series HPLC</w:t>
            </w:r>
            <w:r w:rsidRPr="00A30292" w:rsidDel="001C34ED">
              <w:rPr>
                <w:rFonts w:eastAsia="Times New Roman" w:cstheme="minorHAnsi"/>
              </w:rPr>
              <w:t xml:space="preserve"> </w:t>
            </w:r>
          </w:p>
        </w:tc>
        <w:tc>
          <w:tcPr>
            <w:tcW w:w="2610" w:type="dxa"/>
          </w:tcPr>
          <w:p w14:paraId="3C85D044" w14:textId="77777777" w:rsidR="00B329A3" w:rsidRPr="00A30292" w:rsidRDefault="00B329A3" w:rsidP="00483427">
            <w:pPr>
              <w:rPr>
                <w:rFonts w:cstheme="minorHAnsi"/>
              </w:rPr>
            </w:pPr>
            <w:r w:rsidRPr="00A30292">
              <w:rPr>
                <w:rFonts w:cstheme="minorHAnsi"/>
                <w:shd w:val="clear" w:color="auto" w:fill="FFFFFF"/>
              </w:rPr>
              <w:t>Agilent Technologies</w:t>
            </w:r>
          </w:p>
        </w:tc>
        <w:tc>
          <w:tcPr>
            <w:tcW w:w="2160" w:type="dxa"/>
          </w:tcPr>
          <w:p w14:paraId="7493A45B" w14:textId="0BDAFAF4" w:rsidR="00B329A3" w:rsidRPr="00A30292" w:rsidRDefault="0041476C" w:rsidP="00483427">
            <w:pPr>
              <w:rPr>
                <w:rFonts w:cstheme="minorHAnsi"/>
              </w:rPr>
            </w:pPr>
            <w:hyperlink r:id="rId45" w:history="1">
              <w:r w:rsidRPr="00DA2F9A">
                <w:rPr>
                  <w:rStyle w:val="af"/>
                  <w:rFonts w:cstheme="minorHAnsi"/>
                  <w:shd w:val="clear" w:color="auto" w:fill="FFFFFF"/>
                </w:rPr>
                <w:t>https://www.agilent.com/en/products/liquid-chromatography</w:t>
              </w:r>
            </w:hyperlink>
            <w:r>
              <w:rPr>
                <w:rFonts w:cstheme="minorHAnsi"/>
                <w:shd w:val="clear" w:color="auto" w:fill="FFFFFF"/>
              </w:rPr>
              <w:t xml:space="preserve"> </w:t>
            </w:r>
          </w:p>
        </w:tc>
      </w:tr>
      <w:tr w:rsidR="00B329A3" w:rsidRPr="00A30292" w14:paraId="149AA8A4" w14:textId="77777777" w:rsidTr="00CD2EB6">
        <w:trPr>
          <w:trHeight w:val="259"/>
        </w:trPr>
        <w:tc>
          <w:tcPr>
            <w:tcW w:w="4857" w:type="dxa"/>
            <w:tcBorders>
              <w:bottom w:val="single" w:sz="12" w:space="0" w:color="000000" w:themeColor="text1"/>
            </w:tcBorders>
          </w:tcPr>
          <w:p w14:paraId="498EB2C3" w14:textId="77777777" w:rsidR="00B329A3" w:rsidRPr="00A30292" w:rsidRDefault="00B329A3" w:rsidP="00483427">
            <w:pPr>
              <w:rPr>
                <w:rFonts w:cstheme="minorHAnsi"/>
                <w:shd w:val="clear" w:color="auto" w:fill="FFFFFF"/>
              </w:rPr>
            </w:pPr>
            <w:r w:rsidRPr="00A30292">
              <w:rPr>
                <w:rFonts w:cstheme="minorHAnsi"/>
                <w:shd w:val="clear" w:color="auto" w:fill="FFFFFF"/>
              </w:rPr>
              <w:t xml:space="preserve">PHI </w:t>
            </w:r>
            <w:proofErr w:type="spellStart"/>
            <w:r w:rsidRPr="00A30292">
              <w:rPr>
                <w:rFonts w:cstheme="minorHAnsi"/>
                <w:shd w:val="clear" w:color="auto" w:fill="FFFFFF"/>
              </w:rPr>
              <w:t>Quantera</w:t>
            </w:r>
            <w:proofErr w:type="spellEnd"/>
            <w:r w:rsidRPr="00A30292">
              <w:rPr>
                <w:rFonts w:cstheme="minorHAnsi"/>
                <w:shd w:val="clear" w:color="auto" w:fill="FFFFFF"/>
              </w:rPr>
              <w:t xml:space="preserve"> II XPS</w:t>
            </w:r>
          </w:p>
        </w:tc>
        <w:tc>
          <w:tcPr>
            <w:tcW w:w="2610" w:type="dxa"/>
            <w:tcBorders>
              <w:bottom w:val="single" w:sz="12" w:space="0" w:color="000000" w:themeColor="text1"/>
            </w:tcBorders>
          </w:tcPr>
          <w:p w14:paraId="026CC2C1" w14:textId="77777777" w:rsidR="00B329A3" w:rsidRPr="00A30292" w:rsidRDefault="00B329A3" w:rsidP="00483427">
            <w:pPr>
              <w:rPr>
                <w:rFonts w:cstheme="minorHAnsi"/>
                <w:shd w:val="clear" w:color="auto" w:fill="FFFFFF"/>
              </w:rPr>
            </w:pPr>
            <w:r w:rsidRPr="00A30292">
              <w:rPr>
                <w:rFonts w:cstheme="minorHAnsi"/>
                <w:shd w:val="clear" w:color="auto" w:fill="FFFFFF"/>
              </w:rPr>
              <w:t>ULVAC-PHI, Inc.</w:t>
            </w:r>
          </w:p>
        </w:tc>
        <w:tc>
          <w:tcPr>
            <w:tcW w:w="2160" w:type="dxa"/>
            <w:tcBorders>
              <w:bottom w:val="single" w:sz="12" w:space="0" w:color="000000" w:themeColor="text1"/>
            </w:tcBorders>
          </w:tcPr>
          <w:p w14:paraId="21780669" w14:textId="786A8EF5" w:rsidR="00B329A3" w:rsidRPr="00A30292" w:rsidRDefault="0041476C" w:rsidP="00483427">
            <w:pPr>
              <w:rPr>
                <w:rFonts w:cstheme="minorHAnsi"/>
              </w:rPr>
            </w:pPr>
            <w:hyperlink r:id="rId46" w:history="1">
              <w:r w:rsidRPr="00DA2F9A">
                <w:rPr>
                  <w:rStyle w:val="af"/>
                  <w:rFonts w:cstheme="minorHAnsi"/>
                </w:rPr>
                <w:t>https://www.ulvac-phi.com/en/products/xps/phi-quantera-ii/</w:t>
              </w:r>
            </w:hyperlink>
            <w:r>
              <w:rPr>
                <w:rFonts w:cstheme="minorHAnsi"/>
              </w:rPr>
              <w:t xml:space="preserve"> </w:t>
            </w:r>
          </w:p>
        </w:tc>
      </w:tr>
    </w:tbl>
    <w:p w14:paraId="72817586" w14:textId="485AAAA7" w:rsidR="0079363A" w:rsidRPr="00B654C8" w:rsidRDefault="0079363A" w:rsidP="00B329A3">
      <w:pPr>
        <w:spacing w:after="120" w:line="240" w:lineRule="auto"/>
        <w:jc w:val="both"/>
        <w:rPr>
          <w:rFonts w:ascii="Arial" w:hAnsi="Arial" w:cs="Arial"/>
          <w:color w:val="808080" w:themeColor="background1" w:themeShade="80"/>
          <w:sz w:val="20"/>
          <w:szCs w:val="20"/>
        </w:rPr>
      </w:pPr>
    </w:p>
    <w:sectPr w:rsidR="0079363A" w:rsidRPr="00B654C8" w:rsidSect="002C42AD">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Stephanie Trefry" w:date="2026-04-06T16:23:00Z" w:initials="ST">
    <w:p w14:paraId="0213D0D4" w14:textId="26354925" w:rsidR="00917083" w:rsidRDefault="00917083" w:rsidP="00917083">
      <w:pPr>
        <w:pStyle w:val="ab"/>
      </w:pPr>
      <w:r>
        <w:rPr>
          <w:rStyle w:val="aa"/>
        </w:rPr>
        <w:annotationRef/>
      </w:r>
      <w:r>
        <w:t xml:space="preserve">Kinney, R. M., Chang, G. J., Tsuchiya, K. R., Sneider, J. M., Roehrig, J. T., Woodward, T. M., &amp; Trent, D. W. (1993). Attenuation of Venezuelan equine encephalitis virus strain TC-83 is encoded by the 5'-noncoding region and the E2 envelope glycoprotein. Journal of virology, 67(3), 1269–1277. </w:t>
      </w:r>
      <w:hyperlink r:id="rId1" w:history="1">
        <w:r w:rsidRPr="00F977D1">
          <w:rPr>
            <w:rStyle w:val="af"/>
          </w:rPr>
          <w:t>https://doi.org/10.1128/JVI.67.3.1269-1277.1993</w:t>
        </w:r>
      </w:hyperlink>
    </w:p>
  </w:comment>
  <w:comment w:id="14" w:author="Stephanie Trefry" w:date="2026-04-06T16:42:00Z" w:initials="ST">
    <w:p w14:paraId="13D75183" w14:textId="77777777" w:rsidR="00917083" w:rsidRDefault="00917083" w:rsidP="00917083">
      <w:pPr>
        <w:pStyle w:val="ab"/>
      </w:pPr>
      <w:r>
        <w:rPr>
          <w:rStyle w:val="aa"/>
        </w:rPr>
        <w:annotationRef/>
      </w:r>
      <w:r>
        <w:t xml:space="preserve">Stock is P1 generated from an infectious clone (from plasmid). Plasmid encoding infectious cDNA of VEEV TC-83 was obtained from Ilya Frolov at the University of Alabama at Birmingham. </w:t>
      </w:r>
    </w:p>
  </w:comment>
  <w:comment w:id="62" w:author="Stephanie Trefry" w:date="2026-04-06T16:17:00Z" w:initials="ST">
    <w:p w14:paraId="63B4CF41" w14:textId="2F63614E" w:rsidR="00917083" w:rsidRDefault="00917083" w:rsidP="00917083">
      <w:pPr>
        <w:pStyle w:val="ab"/>
      </w:pPr>
      <w:r>
        <w:rPr>
          <w:rStyle w:val="aa"/>
        </w:rPr>
        <w:annotationRef/>
      </w:r>
      <w:r>
        <w:t>Used within passage 5-8</w:t>
      </w:r>
    </w:p>
  </w:comment>
  <w:comment w:id="63" w:author="Stephanie Trefry" w:date="2026-04-06T16:38:00Z" w:initials="ST">
    <w:p w14:paraId="32AE76F0" w14:textId="77777777" w:rsidR="00917083" w:rsidRDefault="00917083" w:rsidP="00917083">
      <w:pPr>
        <w:pStyle w:val="ab"/>
      </w:pPr>
      <w:r>
        <w:rPr>
          <w:rStyle w:val="aa"/>
        </w:rPr>
        <w:annotationRef/>
      </w:r>
      <w:r>
        <w:t>CoA attached to email</w:t>
      </w:r>
    </w:p>
  </w:comment>
  <w:comment w:id="86" w:author="Stephanie Trefry" w:date="2026-04-06T16:43:00Z" w:initials="ST">
    <w:p w14:paraId="0DB058DE" w14:textId="77777777" w:rsidR="00917083" w:rsidRDefault="00917083" w:rsidP="00917083">
      <w:pPr>
        <w:pStyle w:val="ab"/>
      </w:pPr>
      <w:r>
        <w:rPr>
          <w:rStyle w:val="aa"/>
        </w:rPr>
        <w:annotationRef/>
      </w:r>
      <w:r>
        <w:t>Used &lt;15 passages from thaw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13D0D4" w15:done="0"/>
  <w15:commentEx w15:paraId="13D75183" w15:paraIdParent="0213D0D4" w15:done="0"/>
  <w15:commentEx w15:paraId="63B4CF41" w15:done="0"/>
  <w15:commentEx w15:paraId="32AE76F0" w15:paraIdParent="63B4CF41" w15:done="0"/>
  <w15:commentEx w15:paraId="0DB058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5EF7AF" w16cex:dateUtc="2026-04-06T20:23:00Z"/>
  <w16cex:commentExtensible w16cex:durableId="7D5D037D" w16cex:dateUtc="2026-04-06T20:42:00Z"/>
  <w16cex:commentExtensible w16cex:durableId="5D208687" w16cex:dateUtc="2026-04-06T20:17:00Z"/>
  <w16cex:commentExtensible w16cex:durableId="796345EA" w16cex:dateUtc="2026-04-06T20:38:00Z"/>
  <w16cex:commentExtensible w16cex:durableId="2D7A0ECD" w16cex:dateUtc="2026-04-06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3D0D4" w16cid:durableId="065EF7AF"/>
  <w16cid:commentId w16cid:paraId="13D75183" w16cid:durableId="7D5D037D"/>
  <w16cid:commentId w16cid:paraId="63B4CF41" w16cid:durableId="5D208687"/>
  <w16cid:commentId w16cid:paraId="32AE76F0" w16cid:durableId="796345EA"/>
  <w16cid:commentId w16cid:paraId="0DB058DE" w16cid:durableId="2D7A0E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4E67" w14:textId="77777777" w:rsidR="00C72080" w:rsidRDefault="00C72080" w:rsidP="00723E56">
      <w:pPr>
        <w:spacing w:after="0" w:line="240" w:lineRule="auto"/>
      </w:pPr>
      <w:r>
        <w:separator/>
      </w:r>
    </w:p>
  </w:endnote>
  <w:endnote w:type="continuationSeparator" w:id="0">
    <w:p w14:paraId="48677F0B" w14:textId="77777777" w:rsidR="00C72080" w:rsidRDefault="00C72080" w:rsidP="00723E56">
      <w:pPr>
        <w:spacing w:after="0" w:line="240" w:lineRule="auto"/>
      </w:pPr>
      <w:r>
        <w:continuationSeparator/>
      </w:r>
    </w:p>
  </w:endnote>
  <w:endnote w:type="continuationNotice" w:id="1">
    <w:p w14:paraId="1AD1EC16" w14:textId="77777777" w:rsidR="00C72080" w:rsidRDefault="00C720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30E1" w14:textId="77777777" w:rsidR="00B67909" w:rsidRDefault="00B6790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A1D0" w14:textId="77777777" w:rsidR="00B67909" w:rsidRDefault="00B6790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9335" w14:textId="77777777" w:rsidR="00B67909" w:rsidRDefault="00B6790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71AA" w14:textId="77777777" w:rsidR="00C72080" w:rsidRDefault="00C72080" w:rsidP="00723E56">
      <w:pPr>
        <w:spacing w:after="0" w:line="240" w:lineRule="auto"/>
      </w:pPr>
      <w:r>
        <w:separator/>
      </w:r>
    </w:p>
  </w:footnote>
  <w:footnote w:type="continuationSeparator" w:id="0">
    <w:p w14:paraId="2665FA5C" w14:textId="77777777" w:rsidR="00C72080" w:rsidRDefault="00C72080" w:rsidP="00723E56">
      <w:pPr>
        <w:spacing w:after="0" w:line="240" w:lineRule="auto"/>
      </w:pPr>
      <w:r>
        <w:continuationSeparator/>
      </w:r>
    </w:p>
  </w:footnote>
  <w:footnote w:type="continuationNotice" w:id="1">
    <w:p w14:paraId="584F79EC" w14:textId="77777777" w:rsidR="00C72080" w:rsidRDefault="00C720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6496" w14:textId="77777777" w:rsidR="00B67909" w:rsidRDefault="00B6790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345D" w14:textId="5D6675CF" w:rsidR="005A7D80" w:rsidRDefault="65CFB0F2" w:rsidP="00FF4B55">
    <w:pPr>
      <w:pStyle w:val="a4"/>
      <w:jc w:val="right"/>
    </w:pPr>
    <w:r>
      <w:rPr>
        <w:noProof/>
      </w:rPr>
      <w:drawing>
        <wp:inline distT="0" distB="0" distL="0" distR="0" wp14:anchorId="620C6602" wp14:editId="0B07A8AB">
          <wp:extent cx="1120554" cy="2073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20554" cy="2073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58E4" w14:textId="77777777" w:rsidR="00B67909" w:rsidRDefault="00B6790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1EE8"/>
    <w:multiLevelType w:val="multilevel"/>
    <w:tmpl w:val="D0BA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6077C"/>
    <w:multiLevelType w:val="hybridMultilevel"/>
    <w:tmpl w:val="EC646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CF6157"/>
    <w:multiLevelType w:val="hybridMultilevel"/>
    <w:tmpl w:val="0438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A13C21"/>
    <w:multiLevelType w:val="hybridMultilevel"/>
    <w:tmpl w:val="0F2C7286"/>
    <w:lvl w:ilvl="0" w:tplc="2B0845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83049"/>
    <w:multiLevelType w:val="hybridMultilevel"/>
    <w:tmpl w:val="21840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8345F5"/>
    <w:multiLevelType w:val="hybridMultilevel"/>
    <w:tmpl w:val="50BEE03C"/>
    <w:lvl w:ilvl="0" w:tplc="2B0845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8662202">
    <w:abstractNumId w:val="1"/>
  </w:num>
  <w:num w:numId="2" w16cid:durableId="948464541">
    <w:abstractNumId w:val="0"/>
  </w:num>
  <w:num w:numId="3" w16cid:durableId="351731800">
    <w:abstractNumId w:val="4"/>
  </w:num>
  <w:num w:numId="4" w16cid:durableId="1645968574">
    <w:abstractNumId w:val="2"/>
  </w:num>
  <w:num w:numId="5" w16cid:durableId="1824849963">
    <w:abstractNumId w:val="5"/>
  </w:num>
  <w:num w:numId="6" w16cid:durableId="3225082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ie Trefry">
    <w15:presenceInfo w15:providerId="Windows Live" w15:userId="9a1c44140ad539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98"/>
    <w:rsid w:val="00002157"/>
    <w:rsid w:val="00006C2B"/>
    <w:rsid w:val="00011942"/>
    <w:rsid w:val="000154BD"/>
    <w:rsid w:val="00020663"/>
    <w:rsid w:val="00026A00"/>
    <w:rsid w:val="00036543"/>
    <w:rsid w:val="000412B4"/>
    <w:rsid w:val="000413BB"/>
    <w:rsid w:val="000438CE"/>
    <w:rsid w:val="00043E35"/>
    <w:rsid w:val="000450D9"/>
    <w:rsid w:val="00045700"/>
    <w:rsid w:val="00047E46"/>
    <w:rsid w:val="00050387"/>
    <w:rsid w:val="000533B2"/>
    <w:rsid w:val="00053C37"/>
    <w:rsid w:val="00054250"/>
    <w:rsid w:val="0005540E"/>
    <w:rsid w:val="00056DF8"/>
    <w:rsid w:val="000649E2"/>
    <w:rsid w:val="00070F70"/>
    <w:rsid w:val="00077197"/>
    <w:rsid w:val="000804C0"/>
    <w:rsid w:val="000809C3"/>
    <w:rsid w:val="00087BED"/>
    <w:rsid w:val="000903D3"/>
    <w:rsid w:val="00094906"/>
    <w:rsid w:val="00096A31"/>
    <w:rsid w:val="000A6B0D"/>
    <w:rsid w:val="000B77F4"/>
    <w:rsid w:val="000C1CEB"/>
    <w:rsid w:val="000C3987"/>
    <w:rsid w:val="000D052A"/>
    <w:rsid w:val="000D061D"/>
    <w:rsid w:val="000D175A"/>
    <w:rsid w:val="000D3999"/>
    <w:rsid w:val="000D76E5"/>
    <w:rsid w:val="000E045F"/>
    <w:rsid w:val="000E1251"/>
    <w:rsid w:val="000E2902"/>
    <w:rsid w:val="000E5ABA"/>
    <w:rsid w:val="000F2D7F"/>
    <w:rsid w:val="000F3BF3"/>
    <w:rsid w:val="00100484"/>
    <w:rsid w:val="001019AE"/>
    <w:rsid w:val="001051FF"/>
    <w:rsid w:val="00105913"/>
    <w:rsid w:val="001075BE"/>
    <w:rsid w:val="00107EBD"/>
    <w:rsid w:val="00111835"/>
    <w:rsid w:val="00111A14"/>
    <w:rsid w:val="0011387D"/>
    <w:rsid w:val="001138A4"/>
    <w:rsid w:val="00114433"/>
    <w:rsid w:val="00114CD7"/>
    <w:rsid w:val="0011565E"/>
    <w:rsid w:val="00115745"/>
    <w:rsid w:val="001158FD"/>
    <w:rsid w:val="00115D4D"/>
    <w:rsid w:val="001233DA"/>
    <w:rsid w:val="001252B6"/>
    <w:rsid w:val="00132DA8"/>
    <w:rsid w:val="00133091"/>
    <w:rsid w:val="0013341E"/>
    <w:rsid w:val="00133E5F"/>
    <w:rsid w:val="00134A30"/>
    <w:rsid w:val="0013535C"/>
    <w:rsid w:val="001401A5"/>
    <w:rsid w:val="00140294"/>
    <w:rsid w:val="001439F0"/>
    <w:rsid w:val="00144360"/>
    <w:rsid w:val="00144F25"/>
    <w:rsid w:val="0014758E"/>
    <w:rsid w:val="00150BF9"/>
    <w:rsid w:val="00155B57"/>
    <w:rsid w:val="001602EC"/>
    <w:rsid w:val="00160666"/>
    <w:rsid w:val="0016101B"/>
    <w:rsid w:val="00162CE8"/>
    <w:rsid w:val="00164429"/>
    <w:rsid w:val="00164F17"/>
    <w:rsid w:val="0016702C"/>
    <w:rsid w:val="00167DB7"/>
    <w:rsid w:val="00170CDF"/>
    <w:rsid w:val="0017211F"/>
    <w:rsid w:val="00177B60"/>
    <w:rsid w:val="00185EA1"/>
    <w:rsid w:val="00186973"/>
    <w:rsid w:val="00186BE9"/>
    <w:rsid w:val="00192109"/>
    <w:rsid w:val="0019320C"/>
    <w:rsid w:val="00194BED"/>
    <w:rsid w:val="001970E2"/>
    <w:rsid w:val="00197158"/>
    <w:rsid w:val="001978E3"/>
    <w:rsid w:val="001979AA"/>
    <w:rsid w:val="001A53CE"/>
    <w:rsid w:val="001A7A79"/>
    <w:rsid w:val="001B2958"/>
    <w:rsid w:val="001B55FF"/>
    <w:rsid w:val="001B6A23"/>
    <w:rsid w:val="001B73C2"/>
    <w:rsid w:val="001C1940"/>
    <w:rsid w:val="001C4838"/>
    <w:rsid w:val="001C62FE"/>
    <w:rsid w:val="001D2370"/>
    <w:rsid w:val="001D2F3B"/>
    <w:rsid w:val="001D350D"/>
    <w:rsid w:val="001D3EA1"/>
    <w:rsid w:val="001DF02B"/>
    <w:rsid w:val="001E0C40"/>
    <w:rsid w:val="001E1456"/>
    <w:rsid w:val="001E2181"/>
    <w:rsid w:val="001E2CE6"/>
    <w:rsid w:val="001E4FAC"/>
    <w:rsid w:val="001E7249"/>
    <w:rsid w:val="001E7596"/>
    <w:rsid w:val="001F2DCF"/>
    <w:rsid w:val="001F4001"/>
    <w:rsid w:val="002001DB"/>
    <w:rsid w:val="00202DFB"/>
    <w:rsid w:val="00203E25"/>
    <w:rsid w:val="0020433B"/>
    <w:rsid w:val="00204C14"/>
    <w:rsid w:val="00205CA6"/>
    <w:rsid w:val="00206A8A"/>
    <w:rsid w:val="00207127"/>
    <w:rsid w:val="002072BD"/>
    <w:rsid w:val="00211D5F"/>
    <w:rsid w:val="00223239"/>
    <w:rsid w:val="00226E8B"/>
    <w:rsid w:val="002335B7"/>
    <w:rsid w:val="00235BF1"/>
    <w:rsid w:val="0023691E"/>
    <w:rsid w:val="00241AEC"/>
    <w:rsid w:val="002432CA"/>
    <w:rsid w:val="0024449D"/>
    <w:rsid w:val="0024548C"/>
    <w:rsid w:val="00245523"/>
    <w:rsid w:val="002479BF"/>
    <w:rsid w:val="0025198F"/>
    <w:rsid w:val="00253CDD"/>
    <w:rsid w:val="00255442"/>
    <w:rsid w:val="00255D89"/>
    <w:rsid w:val="002607C0"/>
    <w:rsid w:val="00260F89"/>
    <w:rsid w:val="00261B23"/>
    <w:rsid w:val="00264B0D"/>
    <w:rsid w:val="002717A2"/>
    <w:rsid w:val="00274CAF"/>
    <w:rsid w:val="002809B5"/>
    <w:rsid w:val="002843AE"/>
    <w:rsid w:val="002865F4"/>
    <w:rsid w:val="0028766E"/>
    <w:rsid w:val="00287AAC"/>
    <w:rsid w:val="00287CE6"/>
    <w:rsid w:val="00291913"/>
    <w:rsid w:val="00293E62"/>
    <w:rsid w:val="00294399"/>
    <w:rsid w:val="00296CE2"/>
    <w:rsid w:val="002A0F76"/>
    <w:rsid w:val="002A6277"/>
    <w:rsid w:val="002A6D19"/>
    <w:rsid w:val="002B04FC"/>
    <w:rsid w:val="002B08A9"/>
    <w:rsid w:val="002B4530"/>
    <w:rsid w:val="002B52E8"/>
    <w:rsid w:val="002B751C"/>
    <w:rsid w:val="002B7F13"/>
    <w:rsid w:val="002C36A2"/>
    <w:rsid w:val="002C42AD"/>
    <w:rsid w:val="002C4ED0"/>
    <w:rsid w:val="002C60D0"/>
    <w:rsid w:val="002C623B"/>
    <w:rsid w:val="002D20B2"/>
    <w:rsid w:val="002D27DE"/>
    <w:rsid w:val="002D5D34"/>
    <w:rsid w:val="002D6608"/>
    <w:rsid w:val="002E18B9"/>
    <w:rsid w:val="002E3244"/>
    <w:rsid w:val="002E773B"/>
    <w:rsid w:val="002F1F21"/>
    <w:rsid w:val="002F2AF9"/>
    <w:rsid w:val="002F34B6"/>
    <w:rsid w:val="002F4579"/>
    <w:rsid w:val="002F6D1C"/>
    <w:rsid w:val="002F7976"/>
    <w:rsid w:val="002F7BF2"/>
    <w:rsid w:val="003021E1"/>
    <w:rsid w:val="00302D4E"/>
    <w:rsid w:val="00305637"/>
    <w:rsid w:val="00307A10"/>
    <w:rsid w:val="00310C09"/>
    <w:rsid w:val="0031466A"/>
    <w:rsid w:val="00314E28"/>
    <w:rsid w:val="003160D7"/>
    <w:rsid w:val="00316DB6"/>
    <w:rsid w:val="00317C00"/>
    <w:rsid w:val="00325B6A"/>
    <w:rsid w:val="00326089"/>
    <w:rsid w:val="00327EDE"/>
    <w:rsid w:val="00331F83"/>
    <w:rsid w:val="0034523E"/>
    <w:rsid w:val="00354A74"/>
    <w:rsid w:val="00355155"/>
    <w:rsid w:val="00356E8D"/>
    <w:rsid w:val="00360626"/>
    <w:rsid w:val="00360FD1"/>
    <w:rsid w:val="00361228"/>
    <w:rsid w:val="0036397A"/>
    <w:rsid w:val="0037011B"/>
    <w:rsid w:val="0037443C"/>
    <w:rsid w:val="00375F06"/>
    <w:rsid w:val="00376654"/>
    <w:rsid w:val="00386872"/>
    <w:rsid w:val="003924A5"/>
    <w:rsid w:val="00394F68"/>
    <w:rsid w:val="0039535A"/>
    <w:rsid w:val="00397C63"/>
    <w:rsid w:val="003A53E0"/>
    <w:rsid w:val="003B2DB0"/>
    <w:rsid w:val="003B36FB"/>
    <w:rsid w:val="003B6784"/>
    <w:rsid w:val="003B7977"/>
    <w:rsid w:val="003C15BE"/>
    <w:rsid w:val="003C286B"/>
    <w:rsid w:val="003C67F3"/>
    <w:rsid w:val="003D06A5"/>
    <w:rsid w:val="003D118C"/>
    <w:rsid w:val="003D3372"/>
    <w:rsid w:val="003D40EB"/>
    <w:rsid w:val="003D5B11"/>
    <w:rsid w:val="003D5F35"/>
    <w:rsid w:val="003D6533"/>
    <w:rsid w:val="003E1CE3"/>
    <w:rsid w:val="003E3566"/>
    <w:rsid w:val="003E475F"/>
    <w:rsid w:val="003E4FE5"/>
    <w:rsid w:val="003F1788"/>
    <w:rsid w:val="00402CF0"/>
    <w:rsid w:val="004063A8"/>
    <w:rsid w:val="00413DAA"/>
    <w:rsid w:val="00413E6A"/>
    <w:rsid w:val="0041476C"/>
    <w:rsid w:val="00415690"/>
    <w:rsid w:val="00415E52"/>
    <w:rsid w:val="004172B5"/>
    <w:rsid w:val="00417585"/>
    <w:rsid w:val="0042323F"/>
    <w:rsid w:val="004236F7"/>
    <w:rsid w:val="004237BF"/>
    <w:rsid w:val="004268D2"/>
    <w:rsid w:val="004323F8"/>
    <w:rsid w:val="0044058F"/>
    <w:rsid w:val="004419B5"/>
    <w:rsid w:val="00441D56"/>
    <w:rsid w:val="0044203C"/>
    <w:rsid w:val="00443906"/>
    <w:rsid w:val="004474F2"/>
    <w:rsid w:val="0045199C"/>
    <w:rsid w:val="004548FA"/>
    <w:rsid w:val="00457F82"/>
    <w:rsid w:val="00461E3C"/>
    <w:rsid w:val="00462EB1"/>
    <w:rsid w:val="004704A8"/>
    <w:rsid w:val="00474C2B"/>
    <w:rsid w:val="0048267E"/>
    <w:rsid w:val="00482FB0"/>
    <w:rsid w:val="00483427"/>
    <w:rsid w:val="004853BF"/>
    <w:rsid w:val="0049083C"/>
    <w:rsid w:val="0049273F"/>
    <w:rsid w:val="004957B9"/>
    <w:rsid w:val="00496A16"/>
    <w:rsid w:val="004A021C"/>
    <w:rsid w:val="004A0D0A"/>
    <w:rsid w:val="004A19D8"/>
    <w:rsid w:val="004A1B42"/>
    <w:rsid w:val="004A2DAA"/>
    <w:rsid w:val="004A3F0E"/>
    <w:rsid w:val="004A56E7"/>
    <w:rsid w:val="004B3291"/>
    <w:rsid w:val="004B4287"/>
    <w:rsid w:val="004C36B9"/>
    <w:rsid w:val="004C4A2D"/>
    <w:rsid w:val="004C71B9"/>
    <w:rsid w:val="004D780F"/>
    <w:rsid w:val="004E1428"/>
    <w:rsid w:val="004E1788"/>
    <w:rsid w:val="004E2F69"/>
    <w:rsid w:val="004E68B9"/>
    <w:rsid w:val="004F019A"/>
    <w:rsid w:val="004F110B"/>
    <w:rsid w:val="004F2E9B"/>
    <w:rsid w:val="004F4ADD"/>
    <w:rsid w:val="004F5CB4"/>
    <w:rsid w:val="005003E0"/>
    <w:rsid w:val="00511B2A"/>
    <w:rsid w:val="00512B21"/>
    <w:rsid w:val="0051593E"/>
    <w:rsid w:val="00516438"/>
    <w:rsid w:val="00517C18"/>
    <w:rsid w:val="00522660"/>
    <w:rsid w:val="00524D8B"/>
    <w:rsid w:val="0052730D"/>
    <w:rsid w:val="005278CE"/>
    <w:rsid w:val="00531691"/>
    <w:rsid w:val="00532140"/>
    <w:rsid w:val="005325EC"/>
    <w:rsid w:val="00532B64"/>
    <w:rsid w:val="005375CC"/>
    <w:rsid w:val="0054119F"/>
    <w:rsid w:val="005416EF"/>
    <w:rsid w:val="0054449C"/>
    <w:rsid w:val="00546EB5"/>
    <w:rsid w:val="00550B69"/>
    <w:rsid w:val="005511D2"/>
    <w:rsid w:val="00551E8A"/>
    <w:rsid w:val="00552BBB"/>
    <w:rsid w:val="00553BEB"/>
    <w:rsid w:val="00553FD5"/>
    <w:rsid w:val="00554C95"/>
    <w:rsid w:val="00555C27"/>
    <w:rsid w:val="005578E5"/>
    <w:rsid w:val="005637B8"/>
    <w:rsid w:val="00564BD1"/>
    <w:rsid w:val="00570061"/>
    <w:rsid w:val="00570BE4"/>
    <w:rsid w:val="00573752"/>
    <w:rsid w:val="00574E46"/>
    <w:rsid w:val="00576960"/>
    <w:rsid w:val="00581B97"/>
    <w:rsid w:val="005825F2"/>
    <w:rsid w:val="005849D0"/>
    <w:rsid w:val="005853E4"/>
    <w:rsid w:val="00585756"/>
    <w:rsid w:val="0058794B"/>
    <w:rsid w:val="00591BF5"/>
    <w:rsid w:val="00596A64"/>
    <w:rsid w:val="00596D48"/>
    <w:rsid w:val="005973C4"/>
    <w:rsid w:val="005A0489"/>
    <w:rsid w:val="005A148E"/>
    <w:rsid w:val="005A3ACF"/>
    <w:rsid w:val="005A6D66"/>
    <w:rsid w:val="005A7D80"/>
    <w:rsid w:val="005B0655"/>
    <w:rsid w:val="005B2884"/>
    <w:rsid w:val="005B2C31"/>
    <w:rsid w:val="005C18F8"/>
    <w:rsid w:val="005C456A"/>
    <w:rsid w:val="005D10AC"/>
    <w:rsid w:val="005D5ED3"/>
    <w:rsid w:val="005E0294"/>
    <w:rsid w:val="005E106A"/>
    <w:rsid w:val="005E1BFE"/>
    <w:rsid w:val="005E28E5"/>
    <w:rsid w:val="005E2E0F"/>
    <w:rsid w:val="005E7041"/>
    <w:rsid w:val="005E73E1"/>
    <w:rsid w:val="005F29C4"/>
    <w:rsid w:val="005F3122"/>
    <w:rsid w:val="005F4E19"/>
    <w:rsid w:val="005F71DE"/>
    <w:rsid w:val="005F77F3"/>
    <w:rsid w:val="00600335"/>
    <w:rsid w:val="006006D5"/>
    <w:rsid w:val="00600F9E"/>
    <w:rsid w:val="00603B1C"/>
    <w:rsid w:val="006150B8"/>
    <w:rsid w:val="006152BB"/>
    <w:rsid w:val="00615F24"/>
    <w:rsid w:val="00617493"/>
    <w:rsid w:val="00617BEF"/>
    <w:rsid w:val="00621B66"/>
    <w:rsid w:val="00621C16"/>
    <w:rsid w:val="00624FAC"/>
    <w:rsid w:val="00630189"/>
    <w:rsid w:val="00632AA2"/>
    <w:rsid w:val="0063332B"/>
    <w:rsid w:val="00642566"/>
    <w:rsid w:val="00643829"/>
    <w:rsid w:val="00644A21"/>
    <w:rsid w:val="00645CC3"/>
    <w:rsid w:val="00646442"/>
    <w:rsid w:val="00646D3E"/>
    <w:rsid w:val="00651059"/>
    <w:rsid w:val="00652CDD"/>
    <w:rsid w:val="006622F5"/>
    <w:rsid w:val="0067118F"/>
    <w:rsid w:val="0067411D"/>
    <w:rsid w:val="00683B23"/>
    <w:rsid w:val="006850C1"/>
    <w:rsid w:val="00685E22"/>
    <w:rsid w:val="00691F90"/>
    <w:rsid w:val="0069536F"/>
    <w:rsid w:val="006A00D6"/>
    <w:rsid w:val="006A23C1"/>
    <w:rsid w:val="006A4E6C"/>
    <w:rsid w:val="006A5D2F"/>
    <w:rsid w:val="006B3244"/>
    <w:rsid w:val="006B4755"/>
    <w:rsid w:val="006B503E"/>
    <w:rsid w:val="006B50C3"/>
    <w:rsid w:val="006B56E0"/>
    <w:rsid w:val="006C1E08"/>
    <w:rsid w:val="006C2BF3"/>
    <w:rsid w:val="006C30A9"/>
    <w:rsid w:val="006C3D6F"/>
    <w:rsid w:val="006C69E6"/>
    <w:rsid w:val="006D137A"/>
    <w:rsid w:val="006E0C42"/>
    <w:rsid w:val="006E42B2"/>
    <w:rsid w:val="006F0758"/>
    <w:rsid w:val="006F099D"/>
    <w:rsid w:val="006F0A8F"/>
    <w:rsid w:val="006F0F14"/>
    <w:rsid w:val="006F22CE"/>
    <w:rsid w:val="006F37B5"/>
    <w:rsid w:val="006F3910"/>
    <w:rsid w:val="006F4416"/>
    <w:rsid w:val="006F6AAE"/>
    <w:rsid w:val="006F7A85"/>
    <w:rsid w:val="00702E4C"/>
    <w:rsid w:val="00704996"/>
    <w:rsid w:val="00706F62"/>
    <w:rsid w:val="00707EC8"/>
    <w:rsid w:val="007114BC"/>
    <w:rsid w:val="0071311C"/>
    <w:rsid w:val="00715A7C"/>
    <w:rsid w:val="007227B0"/>
    <w:rsid w:val="00723E56"/>
    <w:rsid w:val="00725936"/>
    <w:rsid w:val="00730C67"/>
    <w:rsid w:val="0073130F"/>
    <w:rsid w:val="00733BF5"/>
    <w:rsid w:val="007342E6"/>
    <w:rsid w:val="00735B51"/>
    <w:rsid w:val="00735C40"/>
    <w:rsid w:val="00735FB1"/>
    <w:rsid w:val="007367CA"/>
    <w:rsid w:val="00741DFA"/>
    <w:rsid w:val="00742FED"/>
    <w:rsid w:val="00746BFB"/>
    <w:rsid w:val="007473A3"/>
    <w:rsid w:val="00747E63"/>
    <w:rsid w:val="00753F26"/>
    <w:rsid w:val="00761A9E"/>
    <w:rsid w:val="00761AD3"/>
    <w:rsid w:val="00762AAA"/>
    <w:rsid w:val="00764FEE"/>
    <w:rsid w:val="00765B33"/>
    <w:rsid w:val="007707A6"/>
    <w:rsid w:val="0077561F"/>
    <w:rsid w:val="00776084"/>
    <w:rsid w:val="007770A2"/>
    <w:rsid w:val="007808CE"/>
    <w:rsid w:val="00781AC9"/>
    <w:rsid w:val="00782202"/>
    <w:rsid w:val="00782609"/>
    <w:rsid w:val="00784234"/>
    <w:rsid w:val="007853AB"/>
    <w:rsid w:val="007873F5"/>
    <w:rsid w:val="0079052F"/>
    <w:rsid w:val="00790AC6"/>
    <w:rsid w:val="00792970"/>
    <w:rsid w:val="007933BB"/>
    <w:rsid w:val="0079363A"/>
    <w:rsid w:val="00794F4F"/>
    <w:rsid w:val="007A2791"/>
    <w:rsid w:val="007B2128"/>
    <w:rsid w:val="007B44F2"/>
    <w:rsid w:val="007B6D8A"/>
    <w:rsid w:val="007C162F"/>
    <w:rsid w:val="007C32AC"/>
    <w:rsid w:val="007C3928"/>
    <w:rsid w:val="007C575A"/>
    <w:rsid w:val="007D067C"/>
    <w:rsid w:val="007D434F"/>
    <w:rsid w:val="007D64F0"/>
    <w:rsid w:val="007D66A4"/>
    <w:rsid w:val="007E0AE4"/>
    <w:rsid w:val="007E0FF9"/>
    <w:rsid w:val="007E2F5A"/>
    <w:rsid w:val="007E3F2C"/>
    <w:rsid w:val="007E5F7D"/>
    <w:rsid w:val="007E7A6F"/>
    <w:rsid w:val="007E7B75"/>
    <w:rsid w:val="007F17D8"/>
    <w:rsid w:val="00800C38"/>
    <w:rsid w:val="00801052"/>
    <w:rsid w:val="00801C2E"/>
    <w:rsid w:val="00805AC3"/>
    <w:rsid w:val="0080684D"/>
    <w:rsid w:val="0080705B"/>
    <w:rsid w:val="00807F89"/>
    <w:rsid w:val="00810BA9"/>
    <w:rsid w:val="00811BF9"/>
    <w:rsid w:val="00812794"/>
    <w:rsid w:val="00812D1D"/>
    <w:rsid w:val="008132C0"/>
    <w:rsid w:val="00813C5D"/>
    <w:rsid w:val="00814579"/>
    <w:rsid w:val="00814B68"/>
    <w:rsid w:val="00815019"/>
    <w:rsid w:val="00817C7A"/>
    <w:rsid w:val="00820A9C"/>
    <w:rsid w:val="008237F4"/>
    <w:rsid w:val="0082397E"/>
    <w:rsid w:val="00833FE7"/>
    <w:rsid w:val="00835A27"/>
    <w:rsid w:val="00837A7A"/>
    <w:rsid w:val="00837C19"/>
    <w:rsid w:val="00840A72"/>
    <w:rsid w:val="00840B74"/>
    <w:rsid w:val="00841B15"/>
    <w:rsid w:val="00842056"/>
    <w:rsid w:val="00842BB8"/>
    <w:rsid w:val="00842DB0"/>
    <w:rsid w:val="00842F2E"/>
    <w:rsid w:val="008439FD"/>
    <w:rsid w:val="00846216"/>
    <w:rsid w:val="008507C3"/>
    <w:rsid w:val="008541E2"/>
    <w:rsid w:val="00855A35"/>
    <w:rsid w:val="00855CE7"/>
    <w:rsid w:val="00857D6A"/>
    <w:rsid w:val="008654C7"/>
    <w:rsid w:val="008657E4"/>
    <w:rsid w:val="00865EC6"/>
    <w:rsid w:val="00870BD4"/>
    <w:rsid w:val="00871D82"/>
    <w:rsid w:val="00874608"/>
    <w:rsid w:val="00880D9E"/>
    <w:rsid w:val="0088355F"/>
    <w:rsid w:val="008837C3"/>
    <w:rsid w:val="008862C9"/>
    <w:rsid w:val="008878F4"/>
    <w:rsid w:val="008929E8"/>
    <w:rsid w:val="008941C2"/>
    <w:rsid w:val="00896692"/>
    <w:rsid w:val="00897898"/>
    <w:rsid w:val="008A3B80"/>
    <w:rsid w:val="008A5FC7"/>
    <w:rsid w:val="008A75F9"/>
    <w:rsid w:val="008B035E"/>
    <w:rsid w:val="008B262D"/>
    <w:rsid w:val="008B6A42"/>
    <w:rsid w:val="008B7610"/>
    <w:rsid w:val="008C125F"/>
    <w:rsid w:val="008C1C28"/>
    <w:rsid w:val="008C2E98"/>
    <w:rsid w:val="008C3AB7"/>
    <w:rsid w:val="008C6C41"/>
    <w:rsid w:val="008C7410"/>
    <w:rsid w:val="008D3664"/>
    <w:rsid w:val="008D3FA6"/>
    <w:rsid w:val="008D505B"/>
    <w:rsid w:val="008E0D56"/>
    <w:rsid w:val="008E2EB3"/>
    <w:rsid w:val="008E4E52"/>
    <w:rsid w:val="008E68AF"/>
    <w:rsid w:val="00902560"/>
    <w:rsid w:val="009125AA"/>
    <w:rsid w:val="0091639E"/>
    <w:rsid w:val="009165F2"/>
    <w:rsid w:val="00917083"/>
    <w:rsid w:val="009220A2"/>
    <w:rsid w:val="00922610"/>
    <w:rsid w:val="0092453B"/>
    <w:rsid w:val="00925447"/>
    <w:rsid w:val="00925C31"/>
    <w:rsid w:val="00931EAC"/>
    <w:rsid w:val="00933AC9"/>
    <w:rsid w:val="009364BA"/>
    <w:rsid w:val="00944433"/>
    <w:rsid w:val="00945FFF"/>
    <w:rsid w:val="009479B4"/>
    <w:rsid w:val="009549A7"/>
    <w:rsid w:val="00954B3A"/>
    <w:rsid w:val="00956914"/>
    <w:rsid w:val="00962D3B"/>
    <w:rsid w:val="00970BEE"/>
    <w:rsid w:val="009737F6"/>
    <w:rsid w:val="009772E3"/>
    <w:rsid w:val="00990657"/>
    <w:rsid w:val="009911B7"/>
    <w:rsid w:val="00992FCC"/>
    <w:rsid w:val="0099717E"/>
    <w:rsid w:val="009A0108"/>
    <w:rsid w:val="009A464A"/>
    <w:rsid w:val="009A4F0B"/>
    <w:rsid w:val="009A6CC2"/>
    <w:rsid w:val="009B134A"/>
    <w:rsid w:val="009B20A2"/>
    <w:rsid w:val="009B3AC7"/>
    <w:rsid w:val="009B60D6"/>
    <w:rsid w:val="009C1935"/>
    <w:rsid w:val="009C21A1"/>
    <w:rsid w:val="009C3836"/>
    <w:rsid w:val="009C52A9"/>
    <w:rsid w:val="009C53A6"/>
    <w:rsid w:val="009C60D4"/>
    <w:rsid w:val="009C73FA"/>
    <w:rsid w:val="009D2A0F"/>
    <w:rsid w:val="009D3702"/>
    <w:rsid w:val="009D470D"/>
    <w:rsid w:val="009D68E3"/>
    <w:rsid w:val="009E14DA"/>
    <w:rsid w:val="009E2DFE"/>
    <w:rsid w:val="009E55E9"/>
    <w:rsid w:val="009E5F76"/>
    <w:rsid w:val="009F1B1A"/>
    <w:rsid w:val="009F334D"/>
    <w:rsid w:val="009F5053"/>
    <w:rsid w:val="00A01452"/>
    <w:rsid w:val="00A01705"/>
    <w:rsid w:val="00A04370"/>
    <w:rsid w:val="00A06044"/>
    <w:rsid w:val="00A14676"/>
    <w:rsid w:val="00A150E5"/>
    <w:rsid w:val="00A1592B"/>
    <w:rsid w:val="00A15FC2"/>
    <w:rsid w:val="00A21F53"/>
    <w:rsid w:val="00A25C37"/>
    <w:rsid w:val="00A30292"/>
    <w:rsid w:val="00A30F83"/>
    <w:rsid w:val="00A311B2"/>
    <w:rsid w:val="00A31838"/>
    <w:rsid w:val="00A31A48"/>
    <w:rsid w:val="00A339AA"/>
    <w:rsid w:val="00A33E3A"/>
    <w:rsid w:val="00A35CF4"/>
    <w:rsid w:val="00A3618A"/>
    <w:rsid w:val="00A37DD5"/>
    <w:rsid w:val="00A40CFE"/>
    <w:rsid w:val="00A41325"/>
    <w:rsid w:val="00A4342E"/>
    <w:rsid w:val="00A47E29"/>
    <w:rsid w:val="00A50C47"/>
    <w:rsid w:val="00A51D25"/>
    <w:rsid w:val="00A5251E"/>
    <w:rsid w:val="00A55832"/>
    <w:rsid w:val="00A567ED"/>
    <w:rsid w:val="00A569FB"/>
    <w:rsid w:val="00A64746"/>
    <w:rsid w:val="00A67040"/>
    <w:rsid w:val="00A70635"/>
    <w:rsid w:val="00A71556"/>
    <w:rsid w:val="00A800DC"/>
    <w:rsid w:val="00A83A00"/>
    <w:rsid w:val="00AA1CAD"/>
    <w:rsid w:val="00AA1DDF"/>
    <w:rsid w:val="00AA38E3"/>
    <w:rsid w:val="00AA59CD"/>
    <w:rsid w:val="00AB1E87"/>
    <w:rsid w:val="00AB39EC"/>
    <w:rsid w:val="00AC1E85"/>
    <w:rsid w:val="00AC50DD"/>
    <w:rsid w:val="00AD154A"/>
    <w:rsid w:val="00AD16C5"/>
    <w:rsid w:val="00AD171A"/>
    <w:rsid w:val="00AD1EBE"/>
    <w:rsid w:val="00AD2332"/>
    <w:rsid w:val="00AD71D3"/>
    <w:rsid w:val="00AD7549"/>
    <w:rsid w:val="00AE1170"/>
    <w:rsid w:val="00AE2214"/>
    <w:rsid w:val="00AE713B"/>
    <w:rsid w:val="00AE7437"/>
    <w:rsid w:val="00AF335A"/>
    <w:rsid w:val="00AF3FAC"/>
    <w:rsid w:val="00AF61AA"/>
    <w:rsid w:val="00AF7580"/>
    <w:rsid w:val="00AF7A57"/>
    <w:rsid w:val="00B006CD"/>
    <w:rsid w:val="00B026E4"/>
    <w:rsid w:val="00B03C1D"/>
    <w:rsid w:val="00B05937"/>
    <w:rsid w:val="00B05C0A"/>
    <w:rsid w:val="00B06A09"/>
    <w:rsid w:val="00B13877"/>
    <w:rsid w:val="00B142AA"/>
    <w:rsid w:val="00B14B0C"/>
    <w:rsid w:val="00B160A4"/>
    <w:rsid w:val="00B16243"/>
    <w:rsid w:val="00B1709E"/>
    <w:rsid w:val="00B2239F"/>
    <w:rsid w:val="00B23A1E"/>
    <w:rsid w:val="00B25A9D"/>
    <w:rsid w:val="00B271DE"/>
    <w:rsid w:val="00B27D30"/>
    <w:rsid w:val="00B32530"/>
    <w:rsid w:val="00B329A3"/>
    <w:rsid w:val="00B42550"/>
    <w:rsid w:val="00B46B26"/>
    <w:rsid w:val="00B47B2B"/>
    <w:rsid w:val="00B52014"/>
    <w:rsid w:val="00B5326C"/>
    <w:rsid w:val="00B55472"/>
    <w:rsid w:val="00B56283"/>
    <w:rsid w:val="00B5690A"/>
    <w:rsid w:val="00B61789"/>
    <w:rsid w:val="00B654C8"/>
    <w:rsid w:val="00B67361"/>
    <w:rsid w:val="00B67909"/>
    <w:rsid w:val="00B7018D"/>
    <w:rsid w:val="00B70378"/>
    <w:rsid w:val="00B74BA7"/>
    <w:rsid w:val="00B751EF"/>
    <w:rsid w:val="00B772BF"/>
    <w:rsid w:val="00B81CC3"/>
    <w:rsid w:val="00B829BE"/>
    <w:rsid w:val="00B85C3F"/>
    <w:rsid w:val="00B86B9F"/>
    <w:rsid w:val="00B92748"/>
    <w:rsid w:val="00B93739"/>
    <w:rsid w:val="00B972EC"/>
    <w:rsid w:val="00BA2088"/>
    <w:rsid w:val="00BA5B68"/>
    <w:rsid w:val="00BA6069"/>
    <w:rsid w:val="00BB049F"/>
    <w:rsid w:val="00BB0E08"/>
    <w:rsid w:val="00BB29C4"/>
    <w:rsid w:val="00BB3D62"/>
    <w:rsid w:val="00BB5D3E"/>
    <w:rsid w:val="00BB5EC9"/>
    <w:rsid w:val="00BB6E61"/>
    <w:rsid w:val="00BC33A5"/>
    <w:rsid w:val="00BC48CD"/>
    <w:rsid w:val="00BD23B3"/>
    <w:rsid w:val="00BD45B3"/>
    <w:rsid w:val="00BD4B58"/>
    <w:rsid w:val="00BD635B"/>
    <w:rsid w:val="00BE10A9"/>
    <w:rsid w:val="00BE3F05"/>
    <w:rsid w:val="00BE5403"/>
    <w:rsid w:val="00BE7330"/>
    <w:rsid w:val="00BE7C05"/>
    <w:rsid w:val="00BF0C80"/>
    <w:rsid w:val="00BF166A"/>
    <w:rsid w:val="00BF3750"/>
    <w:rsid w:val="00BF3F7D"/>
    <w:rsid w:val="00BF4296"/>
    <w:rsid w:val="00BF448C"/>
    <w:rsid w:val="00BF4D1F"/>
    <w:rsid w:val="00BF5927"/>
    <w:rsid w:val="00C002F8"/>
    <w:rsid w:val="00C02D5D"/>
    <w:rsid w:val="00C03145"/>
    <w:rsid w:val="00C033B0"/>
    <w:rsid w:val="00C03DE4"/>
    <w:rsid w:val="00C06E41"/>
    <w:rsid w:val="00C074D1"/>
    <w:rsid w:val="00C10992"/>
    <w:rsid w:val="00C10E18"/>
    <w:rsid w:val="00C125A3"/>
    <w:rsid w:val="00C13507"/>
    <w:rsid w:val="00C135FD"/>
    <w:rsid w:val="00C15465"/>
    <w:rsid w:val="00C20398"/>
    <w:rsid w:val="00C2050B"/>
    <w:rsid w:val="00C20F78"/>
    <w:rsid w:val="00C23A86"/>
    <w:rsid w:val="00C35030"/>
    <w:rsid w:val="00C368C7"/>
    <w:rsid w:val="00C369F2"/>
    <w:rsid w:val="00C41163"/>
    <w:rsid w:val="00C424BC"/>
    <w:rsid w:val="00C440A6"/>
    <w:rsid w:val="00C451ED"/>
    <w:rsid w:val="00C47A9E"/>
    <w:rsid w:val="00C47E1F"/>
    <w:rsid w:val="00C5072C"/>
    <w:rsid w:val="00C51653"/>
    <w:rsid w:val="00C56A3F"/>
    <w:rsid w:val="00C619EC"/>
    <w:rsid w:val="00C63E4B"/>
    <w:rsid w:val="00C66DB7"/>
    <w:rsid w:val="00C67DE3"/>
    <w:rsid w:val="00C72080"/>
    <w:rsid w:val="00C7245D"/>
    <w:rsid w:val="00C741D9"/>
    <w:rsid w:val="00C770EF"/>
    <w:rsid w:val="00C81F18"/>
    <w:rsid w:val="00C82FBE"/>
    <w:rsid w:val="00C83CCA"/>
    <w:rsid w:val="00C83E9F"/>
    <w:rsid w:val="00C8677A"/>
    <w:rsid w:val="00C86BA2"/>
    <w:rsid w:val="00C86C4F"/>
    <w:rsid w:val="00C87D17"/>
    <w:rsid w:val="00C87F58"/>
    <w:rsid w:val="00C93C96"/>
    <w:rsid w:val="00C94B9A"/>
    <w:rsid w:val="00C95659"/>
    <w:rsid w:val="00C9574D"/>
    <w:rsid w:val="00C95894"/>
    <w:rsid w:val="00C95EB9"/>
    <w:rsid w:val="00C966A8"/>
    <w:rsid w:val="00C97EFF"/>
    <w:rsid w:val="00CA0125"/>
    <w:rsid w:val="00CA0AAF"/>
    <w:rsid w:val="00CA374E"/>
    <w:rsid w:val="00CA438A"/>
    <w:rsid w:val="00CA4ABC"/>
    <w:rsid w:val="00CA701C"/>
    <w:rsid w:val="00CB3353"/>
    <w:rsid w:val="00CB4998"/>
    <w:rsid w:val="00CC082C"/>
    <w:rsid w:val="00CC0DF3"/>
    <w:rsid w:val="00CC1B77"/>
    <w:rsid w:val="00CC1F21"/>
    <w:rsid w:val="00CC2A21"/>
    <w:rsid w:val="00CD06B7"/>
    <w:rsid w:val="00CD2E78"/>
    <w:rsid w:val="00CD2EB6"/>
    <w:rsid w:val="00CD7536"/>
    <w:rsid w:val="00CD78B5"/>
    <w:rsid w:val="00CD7EFA"/>
    <w:rsid w:val="00CE08D7"/>
    <w:rsid w:val="00CF40DA"/>
    <w:rsid w:val="00CF6806"/>
    <w:rsid w:val="00D00A1E"/>
    <w:rsid w:val="00D01446"/>
    <w:rsid w:val="00D0163E"/>
    <w:rsid w:val="00D05AFE"/>
    <w:rsid w:val="00D1190A"/>
    <w:rsid w:val="00D1340D"/>
    <w:rsid w:val="00D14418"/>
    <w:rsid w:val="00D17C23"/>
    <w:rsid w:val="00D20EA5"/>
    <w:rsid w:val="00D2179E"/>
    <w:rsid w:val="00D22D94"/>
    <w:rsid w:val="00D245F5"/>
    <w:rsid w:val="00D254C5"/>
    <w:rsid w:val="00D26979"/>
    <w:rsid w:val="00D26B5C"/>
    <w:rsid w:val="00D2788F"/>
    <w:rsid w:val="00D3296A"/>
    <w:rsid w:val="00D33862"/>
    <w:rsid w:val="00D3462E"/>
    <w:rsid w:val="00D348BA"/>
    <w:rsid w:val="00D348BF"/>
    <w:rsid w:val="00D36CBE"/>
    <w:rsid w:val="00D403E6"/>
    <w:rsid w:val="00D42BF3"/>
    <w:rsid w:val="00D43B1C"/>
    <w:rsid w:val="00D44CE0"/>
    <w:rsid w:val="00D44DBF"/>
    <w:rsid w:val="00D45B6F"/>
    <w:rsid w:val="00D46E2C"/>
    <w:rsid w:val="00D51E08"/>
    <w:rsid w:val="00D524A9"/>
    <w:rsid w:val="00D57C51"/>
    <w:rsid w:val="00D6259A"/>
    <w:rsid w:val="00D62884"/>
    <w:rsid w:val="00D653B7"/>
    <w:rsid w:val="00D71186"/>
    <w:rsid w:val="00D74CA5"/>
    <w:rsid w:val="00D773E5"/>
    <w:rsid w:val="00D81BCD"/>
    <w:rsid w:val="00D82B95"/>
    <w:rsid w:val="00D85928"/>
    <w:rsid w:val="00D86D50"/>
    <w:rsid w:val="00D96526"/>
    <w:rsid w:val="00DA35ED"/>
    <w:rsid w:val="00DA4753"/>
    <w:rsid w:val="00DB01FB"/>
    <w:rsid w:val="00DB0D5C"/>
    <w:rsid w:val="00DB228B"/>
    <w:rsid w:val="00DB2327"/>
    <w:rsid w:val="00DB2E0C"/>
    <w:rsid w:val="00DB5530"/>
    <w:rsid w:val="00DB5AE0"/>
    <w:rsid w:val="00DC128F"/>
    <w:rsid w:val="00DC2105"/>
    <w:rsid w:val="00DC2B50"/>
    <w:rsid w:val="00DC59C5"/>
    <w:rsid w:val="00DD3442"/>
    <w:rsid w:val="00DD6097"/>
    <w:rsid w:val="00DD627D"/>
    <w:rsid w:val="00DE4582"/>
    <w:rsid w:val="00DE5370"/>
    <w:rsid w:val="00DE5F66"/>
    <w:rsid w:val="00DE6830"/>
    <w:rsid w:val="00DE77EB"/>
    <w:rsid w:val="00DF2559"/>
    <w:rsid w:val="00DF3524"/>
    <w:rsid w:val="00DF4D23"/>
    <w:rsid w:val="00E015CF"/>
    <w:rsid w:val="00E03758"/>
    <w:rsid w:val="00E1366A"/>
    <w:rsid w:val="00E159CB"/>
    <w:rsid w:val="00E20F9D"/>
    <w:rsid w:val="00E21262"/>
    <w:rsid w:val="00E215DB"/>
    <w:rsid w:val="00E247A5"/>
    <w:rsid w:val="00E25964"/>
    <w:rsid w:val="00E25AD0"/>
    <w:rsid w:val="00E26B0D"/>
    <w:rsid w:val="00E32297"/>
    <w:rsid w:val="00E328DF"/>
    <w:rsid w:val="00E35E74"/>
    <w:rsid w:val="00E37281"/>
    <w:rsid w:val="00E41F0C"/>
    <w:rsid w:val="00E44E23"/>
    <w:rsid w:val="00E4532B"/>
    <w:rsid w:val="00E47769"/>
    <w:rsid w:val="00E50DC5"/>
    <w:rsid w:val="00E5322C"/>
    <w:rsid w:val="00E555A3"/>
    <w:rsid w:val="00E63266"/>
    <w:rsid w:val="00E64331"/>
    <w:rsid w:val="00E65A78"/>
    <w:rsid w:val="00E668C5"/>
    <w:rsid w:val="00E67EAF"/>
    <w:rsid w:val="00E70DE9"/>
    <w:rsid w:val="00E716A6"/>
    <w:rsid w:val="00E72968"/>
    <w:rsid w:val="00E762C1"/>
    <w:rsid w:val="00E773F4"/>
    <w:rsid w:val="00E77800"/>
    <w:rsid w:val="00E84E09"/>
    <w:rsid w:val="00E863BC"/>
    <w:rsid w:val="00E8738A"/>
    <w:rsid w:val="00E8769D"/>
    <w:rsid w:val="00E9109C"/>
    <w:rsid w:val="00E91886"/>
    <w:rsid w:val="00E939B1"/>
    <w:rsid w:val="00E94026"/>
    <w:rsid w:val="00E94480"/>
    <w:rsid w:val="00E95FFB"/>
    <w:rsid w:val="00E973E9"/>
    <w:rsid w:val="00E97FE6"/>
    <w:rsid w:val="00EA4426"/>
    <w:rsid w:val="00EA59EF"/>
    <w:rsid w:val="00EB1CB8"/>
    <w:rsid w:val="00EB3D5D"/>
    <w:rsid w:val="00EB4FC4"/>
    <w:rsid w:val="00EB648E"/>
    <w:rsid w:val="00EB6579"/>
    <w:rsid w:val="00EB65C0"/>
    <w:rsid w:val="00EB77E2"/>
    <w:rsid w:val="00EC00CC"/>
    <w:rsid w:val="00EC1467"/>
    <w:rsid w:val="00EC639F"/>
    <w:rsid w:val="00ED3F22"/>
    <w:rsid w:val="00ED5673"/>
    <w:rsid w:val="00ED661C"/>
    <w:rsid w:val="00EE1569"/>
    <w:rsid w:val="00EE30F5"/>
    <w:rsid w:val="00EE6C6F"/>
    <w:rsid w:val="00EE7EC0"/>
    <w:rsid w:val="00EF63A7"/>
    <w:rsid w:val="00EF648B"/>
    <w:rsid w:val="00EF6817"/>
    <w:rsid w:val="00EF71F7"/>
    <w:rsid w:val="00EF73E4"/>
    <w:rsid w:val="00F00068"/>
    <w:rsid w:val="00F025B9"/>
    <w:rsid w:val="00F03EBF"/>
    <w:rsid w:val="00F0581F"/>
    <w:rsid w:val="00F05975"/>
    <w:rsid w:val="00F07457"/>
    <w:rsid w:val="00F0761B"/>
    <w:rsid w:val="00F128B3"/>
    <w:rsid w:val="00F14880"/>
    <w:rsid w:val="00F24A17"/>
    <w:rsid w:val="00F27C6B"/>
    <w:rsid w:val="00F27EF6"/>
    <w:rsid w:val="00F3534B"/>
    <w:rsid w:val="00F353F4"/>
    <w:rsid w:val="00F354D8"/>
    <w:rsid w:val="00F36754"/>
    <w:rsid w:val="00F40FA4"/>
    <w:rsid w:val="00F410EC"/>
    <w:rsid w:val="00F4137B"/>
    <w:rsid w:val="00F430B0"/>
    <w:rsid w:val="00F455B9"/>
    <w:rsid w:val="00F50676"/>
    <w:rsid w:val="00F52615"/>
    <w:rsid w:val="00F543A2"/>
    <w:rsid w:val="00F56DEE"/>
    <w:rsid w:val="00F57CA9"/>
    <w:rsid w:val="00F60E65"/>
    <w:rsid w:val="00F647D8"/>
    <w:rsid w:val="00F6505E"/>
    <w:rsid w:val="00F654EE"/>
    <w:rsid w:val="00F70195"/>
    <w:rsid w:val="00F72519"/>
    <w:rsid w:val="00F729DF"/>
    <w:rsid w:val="00F731AE"/>
    <w:rsid w:val="00F73450"/>
    <w:rsid w:val="00F7592B"/>
    <w:rsid w:val="00F82A32"/>
    <w:rsid w:val="00F85B0B"/>
    <w:rsid w:val="00F907C4"/>
    <w:rsid w:val="00F90E00"/>
    <w:rsid w:val="00F91AF4"/>
    <w:rsid w:val="00F92A1B"/>
    <w:rsid w:val="00F94895"/>
    <w:rsid w:val="00F94C05"/>
    <w:rsid w:val="00F96692"/>
    <w:rsid w:val="00F97082"/>
    <w:rsid w:val="00FA5D98"/>
    <w:rsid w:val="00FA7CAC"/>
    <w:rsid w:val="00FB58CA"/>
    <w:rsid w:val="00FB6872"/>
    <w:rsid w:val="00FC4C78"/>
    <w:rsid w:val="00FD0963"/>
    <w:rsid w:val="00FD1A34"/>
    <w:rsid w:val="00FD29AD"/>
    <w:rsid w:val="00FD457B"/>
    <w:rsid w:val="00FD7307"/>
    <w:rsid w:val="00FD78A6"/>
    <w:rsid w:val="00FE3A5C"/>
    <w:rsid w:val="00FE3D67"/>
    <w:rsid w:val="00FE7AB9"/>
    <w:rsid w:val="00FF0005"/>
    <w:rsid w:val="00FF01CE"/>
    <w:rsid w:val="00FF2E63"/>
    <w:rsid w:val="00FF4B55"/>
    <w:rsid w:val="00FF69EA"/>
    <w:rsid w:val="06FEA95C"/>
    <w:rsid w:val="09C03279"/>
    <w:rsid w:val="0FF09358"/>
    <w:rsid w:val="10750264"/>
    <w:rsid w:val="1096FF5C"/>
    <w:rsid w:val="12CD8135"/>
    <w:rsid w:val="13D1207C"/>
    <w:rsid w:val="14CB05A8"/>
    <w:rsid w:val="1B6812E1"/>
    <w:rsid w:val="207C838A"/>
    <w:rsid w:val="24ACD22E"/>
    <w:rsid w:val="2540285E"/>
    <w:rsid w:val="25FE8A35"/>
    <w:rsid w:val="2726D28E"/>
    <w:rsid w:val="29954FFF"/>
    <w:rsid w:val="2C5FB3DA"/>
    <w:rsid w:val="39173689"/>
    <w:rsid w:val="39984E36"/>
    <w:rsid w:val="406DBFE5"/>
    <w:rsid w:val="435A4395"/>
    <w:rsid w:val="5162AC87"/>
    <w:rsid w:val="52C859F1"/>
    <w:rsid w:val="53117A25"/>
    <w:rsid w:val="5885A371"/>
    <w:rsid w:val="607196A9"/>
    <w:rsid w:val="62A37D03"/>
    <w:rsid w:val="65CFB0F2"/>
    <w:rsid w:val="6B4C0B02"/>
    <w:rsid w:val="7488B107"/>
    <w:rsid w:val="74C7F050"/>
    <w:rsid w:val="779ABFC3"/>
    <w:rsid w:val="7E950E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63ECCC"/>
  <w15:docId w15:val="{46B85397-CA97-4A0D-94AD-E48A5873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5AE0"/>
    <w:pPr>
      <w:keepNext/>
      <w:keepLines/>
      <w:spacing w:before="240" w:after="0"/>
      <w:outlineLvl w:val="0"/>
    </w:pPr>
    <w:rPr>
      <w:rFonts w:ascii="Calibri Light" w:eastAsiaTheme="majorEastAsia" w:hAnsi="Calibri Light" w:cs="Calibri Light"/>
      <w:color w:val="365F91" w:themeColor="accent1" w:themeShade="BF"/>
      <w:sz w:val="32"/>
      <w:szCs w:val="32"/>
    </w:rPr>
  </w:style>
  <w:style w:type="paragraph" w:styleId="2">
    <w:name w:val="heading 2"/>
    <w:basedOn w:val="a"/>
    <w:next w:val="a"/>
    <w:link w:val="20"/>
    <w:uiPriority w:val="9"/>
    <w:unhideWhenUsed/>
    <w:qFormat/>
    <w:rsid w:val="00CD2EB6"/>
    <w:pPr>
      <w:keepNext/>
      <w:keepLines/>
      <w:spacing w:before="40" w:after="240"/>
      <w:outlineLvl w:val="1"/>
    </w:pPr>
    <w:rPr>
      <w:rFonts w:ascii="Calibri Light" w:eastAsiaTheme="majorEastAsia" w:hAnsi="Calibri Light" w:cs="Calibri Light"/>
      <w:color w:val="365F91" w:themeColor="accent1" w:themeShade="BF"/>
      <w:sz w:val="26"/>
      <w:szCs w:val="26"/>
    </w:rPr>
  </w:style>
  <w:style w:type="paragraph" w:styleId="3">
    <w:name w:val="heading 3"/>
    <w:basedOn w:val="a"/>
    <w:next w:val="a"/>
    <w:link w:val="30"/>
    <w:uiPriority w:val="9"/>
    <w:unhideWhenUsed/>
    <w:qFormat/>
    <w:rsid w:val="00CD2EB6"/>
    <w:pPr>
      <w:keepNext/>
      <w:keepLines/>
      <w:spacing w:before="40" w:after="120"/>
      <w:outlineLvl w:val="2"/>
    </w:pPr>
    <w:rPr>
      <w:rFonts w:ascii="Calibri Light" w:eastAsiaTheme="majorEastAsia" w:hAnsi="Calibri Light" w:cs="Calibri Light"/>
      <w:b/>
      <w:i/>
    </w:rPr>
  </w:style>
  <w:style w:type="paragraph" w:styleId="4">
    <w:name w:val="heading 4"/>
    <w:basedOn w:val="a"/>
    <w:next w:val="a"/>
    <w:link w:val="40"/>
    <w:uiPriority w:val="9"/>
    <w:unhideWhenUsed/>
    <w:qFormat/>
    <w:rsid w:val="006A5D2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QJournalName">
    <w:name w:val="Q_Journal_Name"/>
    <w:basedOn w:val="a0"/>
    <w:uiPriority w:val="1"/>
    <w:qFormat/>
    <w:rsid w:val="00D57C51"/>
    <w:rPr>
      <w:rFonts w:ascii="Helvetica" w:hAnsi="Helvetica"/>
      <w:b/>
      <w:i/>
      <w:color w:val="0070C0"/>
    </w:rPr>
  </w:style>
  <w:style w:type="paragraph" w:customStyle="1" w:styleId="QQuery">
    <w:name w:val="Q_Query"/>
    <w:basedOn w:val="a"/>
    <w:link w:val="QQueryChar"/>
    <w:qFormat/>
    <w:rsid w:val="00D57C51"/>
    <w:pPr>
      <w:spacing w:after="120" w:line="240" w:lineRule="auto"/>
    </w:pPr>
    <w:rPr>
      <w:rFonts w:ascii="Helvetica" w:eastAsia="Times New Roman" w:hAnsi="Helvetica" w:cs="Times New Roman"/>
      <w:sz w:val="20"/>
      <w:szCs w:val="20"/>
    </w:rPr>
  </w:style>
  <w:style w:type="character" w:customStyle="1" w:styleId="QQueryChar">
    <w:name w:val="Q_Query Char"/>
    <w:basedOn w:val="a0"/>
    <w:link w:val="QQuery"/>
    <w:rsid w:val="00D57C51"/>
    <w:rPr>
      <w:rFonts w:ascii="Helvetica" w:eastAsia="Times New Roman" w:hAnsi="Helvetica" w:cs="Times New Roman"/>
      <w:sz w:val="20"/>
      <w:szCs w:val="20"/>
    </w:rPr>
  </w:style>
  <w:style w:type="paragraph" w:customStyle="1" w:styleId="QQuotedText">
    <w:name w:val="Q_QuotedText"/>
    <w:basedOn w:val="a"/>
    <w:link w:val="QQuotedTextChar"/>
    <w:qFormat/>
    <w:rsid w:val="00D57C51"/>
    <w:pPr>
      <w:spacing w:after="120" w:line="240" w:lineRule="auto"/>
      <w:ind w:left="720"/>
    </w:pPr>
    <w:rPr>
      <w:rFonts w:ascii="Times New Roman" w:eastAsia="Times New Roman" w:hAnsi="Times New Roman" w:cs="Times New Roman"/>
      <w:sz w:val="20"/>
      <w:szCs w:val="20"/>
    </w:rPr>
  </w:style>
  <w:style w:type="character" w:customStyle="1" w:styleId="QQuotedTextChar">
    <w:name w:val="Q_QuotedText Char"/>
    <w:basedOn w:val="a0"/>
    <w:link w:val="QQuotedText"/>
    <w:rsid w:val="00D57C51"/>
    <w:rPr>
      <w:rFonts w:ascii="Times New Roman" w:eastAsia="Times New Roman" w:hAnsi="Times New Roman" w:cs="Times New Roman"/>
      <w:sz w:val="20"/>
      <w:szCs w:val="20"/>
    </w:rPr>
  </w:style>
  <w:style w:type="table" w:styleId="a3">
    <w:name w:val="Table Grid"/>
    <w:basedOn w:val="a1"/>
    <w:uiPriority w:val="59"/>
    <w:rsid w:val="00053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nhideWhenUsed/>
    <w:rsid w:val="00723E56"/>
    <w:pPr>
      <w:tabs>
        <w:tab w:val="center" w:pos="4680"/>
        <w:tab w:val="right" w:pos="9360"/>
      </w:tabs>
      <w:spacing w:after="0" w:line="240" w:lineRule="auto"/>
    </w:pPr>
  </w:style>
  <w:style w:type="character" w:customStyle="1" w:styleId="a5">
    <w:name w:val="页眉 字符"/>
    <w:basedOn w:val="a0"/>
    <w:link w:val="a4"/>
    <w:uiPriority w:val="99"/>
    <w:rsid w:val="00723E56"/>
  </w:style>
  <w:style w:type="paragraph" w:styleId="a6">
    <w:name w:val="footer"/>
    <w:basedOn w:val="a"/>
    <w:link w:val="a7"/>
    <w:uiPriority w:val="99"/>
    <w:unhideWhenUsed/>
    <w:rsid w:val="00723E56"/>
    <w:pPr>
      <w:tabs>
        <w:tab w:val="center" w:pos="4680"/>
        <w:tab w:val="right" w:pos="9360"/>
      </w:tabs>
      <w:spacing w:after="0" w:line="240" w:lineRule="auto"/>
    </w:pPr>
  </w:style>
  <w:style w:type="character" w:customStyle="1" w:styleId="a7">
    <w:name w:val="页脚 字符"/>
    <w:basedOn w:val="a0"/>
    <w:link w:val="a6"/>
    <w:uiPriority w:val="99"/>
    <w:rsid w:val="00723E56"/>
  </w:style>
  <w:style w:type="paragraph" w:styleId="a8">
    <w:name w:val="Balloon Text"/>
    <w:basedOn w:val="a"/>
    <w:link w:val="a9"/>
    <w:uiPriority w:val="99"/>
    <w:semiHidden/>
    <w:unhideWhenUsed/>
    <w:rsid w:val="00723E56"/>
    <w:pPr>
      <w:spacing w:after="0" w:line="240" w:lineRule="auto"/>
    </w:pPr>
    <w:rPr>
      <w:rFonts w:ascii="Tahoma" w:hAnsi="Tahoma" w:cs="Tahoma"/>
      <w:sz w:val="16"/>
      <w:szCs w:val="16"/>
    </w:rPr>
  </w:style>
  <w:style w:type="character" w:customStyle="1" w:styleId="a9">
    <w:name w:val="批注框文本 字符"/>
    <w:basedOn w:val="a0"/>
    <w:link w:val="a8"/>
    <w:uiPriority w:val="99"/>
    <w:semiHidden/>
    <w:rsid w:val="00723E56"/>
    <w:rPr>
      <w:rFonts w:ascii="Tahoma" w:hAnsi="Tahoma" w:cs="Tahoma"/>
      <w:sz w:val="16"/>
      <w:szCs w:val="16"/>
    </w:rPr>
  </w:style>
  <w:style w:type="character" w:styleId="aa">
    <w:name w:val="annotation reference"/>
    <w:basedOn w:val="a0"/>
    <w:uiPriority w:val="99"/>
    <w:semiHidden/>
    <w:unhideWhenUsed/>
    <w:rsid w:val="008657E4"/>
    <w:rPr>
      <w:sz w:val="16"/>
      <w:szCs w:val="16"/>
    </w:rPr>
  </w:style>
  <w:style w:type="paragraph" w:styleId="ab">
    <w:name w:val="annotation text"/>
    <w:basedOn w:val="a"/>
    <w:link w:val="ac"/>
    <w:uiPriority w:val="99"/>
    <w:unhideWhenUsed/>
    <w:rsid w:val="008657E4"/>
    <w:pPr>
      <w:spacing w:line="240" w:lineRule="auto"/>
    </w:pPr>
    <w:rPr>
      <w:sz w:val="20"/>
      <w:szCs w:val="20"/>
    </w:rPr>
  </w:style>
  <w:style w:type="character" w:customStyle="1" w:styleId="ac">
    <w:name w:val="批注文字 字符"/>
    <w:basedOn w:val="a0"/>
    <w:link w:val="ab"/>
    <w:uiPriority w:val="99"/>
    <w:rsid w:val="008657E4"/>
    <w:rPr>
      <w:sz w:val="20"/>
      <w:szCs w:val="20"/>
    </w:rPr>
  </w:style>
  <w:style w:type="paragraph" w:styleId="ad">
    <w:name w:val="annotation subject"/>
    <w:basedOn w:val="ab"/>
    <w:next w:val="ab"/>
    <w:link w:val="ae"/>
    <w:uiPriority w:val="99"/>
    <w:semiHidden/>
    <w:unhideWhenUsed/>
    <w:rsid w:val="008657E4"/>
    <w:rPr>
      <w:b/>
      <w:bCs/>
    </w:rPr>
  </w:style>
  <w:style w:type="character" w:customStyle="1" w:styleId="ae">
    <w:name w:val="批注主题 字符"/>
    <w:basedOn w:val="ac"/>
    <w:link w:val="ad"/>
    <w:uiPriority w:val="99"/>
    <w:semiHidden/>
    <w:rsid w:val="008657E4"/>
    <w:rPr>
      <w:b/>
      <w:bCs/>
      <w:sz w:val="20"/>
      <w:szCs w:val="20"/>
    </w:rPr>
  </w:style>
  <w:style w:type="character" w:styleId="af">
    <w:name w:val="Hyperlink"/>
    <w:basedOn w:val="a0"/>
    <w:uiPriority w:val="99"/>
    <w:unhideWhenUsed/>
    <w:rsid w:val="00FD457B"/>
    <w:rPr>
      <w:color w:val="0000FF" w:themeColor="hyperlink"/>
      <w:u w:val="single"/>
    </w:rPr>
  </w:style>
  <w:style w:type="paragraph" w:styleId="af0">
    <w:name w:val="Revision"/>
    <w:hidden/>
    <w:uiPriority w:val="99"/>
    <w:semiHidden/>
    <w:rsid w:val="00837C19"/>
    <w:pPr>
      <w:spacing w:after="0" w:line="240" w:lineRule="auto"/>
    </w:pPr>
  </w:style>
  <w:style w:type="character" w:styleId="af1">
    <w:name w:val="Placeholder Text"/>
    <w:basedOn w:val="a0"/>
    <w:uiPriority w:val="99"/>
    <w:semiHidden/>
    <w:rsid w:val="00A339AA"/>
    <w:rPr>
      <w:color w:val="808080"/>
    </w:rPr>
  </w:style>
  <w:style w:type="paragraph" w:customStyle="1" w:styleId="plac">
    <w:name w:val="plac"/>
    <w:basedOn w:val="a"/>
    <w:rsid w:val="00415E52"/>
    <w:pPr>
      <w:spacing w:after="120" w:line="240" w:lineRule="auto"/>
      <w:jc w:val="both"/>
    </w:pPr>
    <w:rPr>
      <w:rFonts w:ascii="Arial" w:hAnsi="Arial" w:cs="Arial"/>
      <w:color w:val="595959" w:themeColor="text1" w:themeTint="A6"/>
      <w:sz w:val="20"/>
      <w:szCs w:val="20"/>
    </w:rPr>
  </w:style>
  <w:style w:type="character" w:styleId="af2">
    <w:name w:val="FollowedHyperlink"/>
    <w:basedOn w:val="a0"/>
    <w:uiPriority w:val="99"/>
    <w:semiHidden/>
    <w:unhideWhenUsed/>
    <w:rsid w:val="00356E8D"/>
    <w:rPr>
      <w:color w:val="800080" w:themeColor="followedHyperlink"/>
      <w:u w:val="single"/>
    </w:rPr>
  </w:style>
  <w:style w:type="paragraph" w:styleId="af3">
    <w:name w:val="List Paragraph"/>
    <w:basedOn w:val="a"/>
    <w:uiPriority w:val="34"/>
    <w:qFormat/>
    <w:rsid w:val="00814B68"/>
    <w:pPr>
      <w:ind w:left="720"/>
      <w:contextualSpacing/>
    </w:pPr>
  </w:style>
  <w:style w:type="paragraph" w:customStyle="1" w:styleId="Default">
    <w:name w:val="Default"/>
    <w:rsid w:val="00531691"/>
    <w:pPr>
      <w:autoSpaceDE w:val="0"/>
      <w:autoSpaceDN w:val="0"/>
      <w:adjustRightInd w:val="0"/>
      <w:spacing w:after="0" w:line="240" w:lineRule="auto"/>
    </w:pPr>
    <w:rPr>
      <w:rFonts w:ascii="Arial" w:hAnsi="Arial" w:cs="Arial"/>
      <w:color w:val="000000"/>
      <w:sz w:val="24"/>
      <w:szCs w:val="24"/>
    </w:rPr>
  </w:style>
  <w:style w:type="character" w:customStyle="1" w:styleId="ptitle">
    <w:name w:val="p_title"/>
    <w:basedOn w:val="a0"/>
    <w:rsid w:val="00B654C8"/>
  </w:style>
  <w:style w:type="paragraph" w:styleId="af4">
    <w:name w:val="Normal (Web)"/>
    <w:basedOn w:val="a"/>
    <w:uiPriority w:val="99"/>
    <w:semiHidden/>
    <w:unhideWhenUsed/>
    <w:rsid w:val="003E4FE5"/>
    <w:rPr>
      <w:rFonts w:ascii="Times New Roman" w:hAnsi="Times New Roman" w:cs="Times New Roman"/>
      <w:sz w:val="24"/>
      <w:szCs w:val="24"/>
    </w:rPr>
  </w:style>
  <w:style w:type="character" w:customStyle="1" w:styleId="apple-converted-space">
    <w:name w:val="apple-converted-space"/>
    <w:basedOn w:val="a0"/>
    <w:rsid w:val="006150B8"/>
  </w:style>
  <w:style w:type="character" w:customStyle="1" w:styleId="bibref">
    <w:name w:val="bibref"/>
    <w:basedOn w:val="a0"/>
    <w:rsid w:val="00835A27"/>
  </w:style>
  <w:style w:type="character" w:styleId="af5">
    <w:name w:val="Unresolved Mention"/>
    <w:basedOn w:val="a0"/>
    <w:uiPriority w:val="99"/>
    <w:semiHidden/>
    <w:unhideWhenUsed/>
    <w:rsid w:val="00790AC6"/>
    <w:rPr>
      <w:color w:val="605E5C"/>
      <w:shd w:val="clear" w:color="auto" w:fill="E1DFDD"/>
    </w:rPr>
  </w:style>
  <w:style w:type="character" w:customStyle="1" w:styleId="20">
    <w:name w:val="标题 2 字符"/>
    <w:basedOn w:val="a0"/>
    <w:link w:val="2"/>
    <w:uiPriority w:val="9"/>
    <w:rsid w:val="00CD2EB6"/>
    <w:rPr>
      <w:rFonts w:ascii="Calibri Light" w:eastAsiaTheme="majorEastAsia" w:hAnsi="Calibri Light" w:cs="Calibri Light"/>
      <w:color w:val="365F91" w:themeColor="accent1" w:themeShade="BF"/>
      <w:sz w:val="26"/>
      <w:szCs w:val="26"/>
    </w:rPr>
  </w:style>
  <w:style w:type="character" w:customStyle="1" w:styleId="10">
    <w:name w:val="标题 1 字符"/>
    <w:basedOn w:val="a0"/>
    <w:link w:val="1"/>
    <w:uiPriority w:val="9"/>
    <w:rsid w:val="00DB5AE0"/>
    <w:rPr>
      <w:rFonts w:ascii="Calibri Light" w:eastAsiaTheme="majorEastAsia" w:hAnsi="Calibri Light" w:cs="Calibri Light"/>
      <w:color w:val="365F91" w:themeColor="accent1" w:themeShade="BF"/>
      <w:sz w:val="32"/>
      <w:szCs w:val="32"/>
    </w:rPr>
  </w:style>
  <w:style w:type="character" w:styleId="af6">
    <w:name w:val="Mention"/>
    <w:basedOn w:val="a0"/>
    <w:uiPriority w:val="99"/>
    <w:unhideWhenUsed/>
    <w:rsid w:val="00841B15"/>
    <w:rPr>
      <w:color w:val="2B579A"/>
      <w:shd w:val="clear" w:color="auto" w:fill="E1DFDD"/>
    </w:rPr>
  </w:style>
  <w:style w:type="paragraph" w:styleId="af7">
    <w:name w:val="Title"/>
    <w:basedOn w:val="a"/>
    <w:next w:val="a"/>
    <w:link w:val="af8"/>
    <w:uiPriority w:val="10"/>
    <w:qFormat/>
    <w:rsid w:val="001401A5"/>
    <w:pPr>
      <w:spacing w:after="240" w:line="240" w:lineRule="auto"/>
    </w:pPr>
    <w:rPr>
      <w:rFonts w:ascii="Calibri Light" w:eastAsiaTheme="majorEastAsia" w:hAnsi="Calibri Light" w:cs="Calibri Light"/>
      <w:spacing w:val="-10"/>
      <w:kern w:val="28"/>
      <w:sz w:val="52"/>
      <w:szCs w:val="52"/>
    </w:rPr>
  </w:style>
  <w:style w:type="character" w:customStyle="1" w:styleId="af8">
    <w:name w:val="标题 字符"/>
    <w:basedOn w:val="a0"/>
    <w:link w:val="af7"/>
    <w:uiPriority w:val="10"/>
    <w:rsid w:val="001401A5"/>
    <w:rPr>
      <w:rFonts w:ascii="Calibri Light" w:eastAsiaTheme="majorEastAsia" w:hAnsi="Calibri Light" w:cs="Calibri Light"/>
      <w:spacing w:val="-10"/>
      <w:kern w:val="28"/>
      <w:sz w:val="52"/>
      <w:szCs w:val="52"/>
    </w:rPr>
  </w:style>
  <w:style w:type="character" w:customStyle="1" w:styleId="30">
    <w:name w:val="标题 3 字符"/>
    <w:basedOn w:val="a0"/>
    <w:link w:val="3"/>
    <w:uiPriority w:val="9"/>
    <w:rsid w:val="00CD2EB6"/>
    <w:rPr>
      <w:rFonts w:ascii="Calibri Light" w:eastAsiaTheme="majorEastAsia" w:hAnsi="Calibri Light" w:cs="Calibri Light"/>
      <w:b/>
      <w:i/>
    </w:rPr>
  </w:style>
  <w:style w:type="character" w:customStyle="1" w:styleId="40">
    <w:name w:val="标题 4 字符"/>
    <w:basedOn w:val="a0"/>
    <w:link w:val="4"/>
    <w:uiPriority w:val="9"/>
    <w:rsid w:val="006A5D2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0679">
      <w:bodyDiv w:val="1"/>
      <w:marLeft w:val="0"/>
      <w:marRight w:val="0"/>
      <w:marTop w:val="0"/>
      <w:marBottom w:val="0"/>
      <w:divBdr>
        <w:top w:val="none" w:sz="0" w:space="0" w:color="auto"/>
        <w:left w:val="none" w:sz="0" w:space="0" w:color="auto"/>
        <w:bottom w:val="none" w:sz="0" w:space="0" w:color="auto"/>
        <w:right w:val="none" w:sz="0" w:space="0" w:color="auto"/>
      </w:divBdr>
    </w:div>
    <w:div w:id="118845307">
      <w:bodyDiv w:val="1"/>
      <w:marLeft w:val="0"/>
      <w:marRight w:val="0"/>
      <w:marTop w:val="0"/>
      <w:marBottom w:val="0"/>
      <w:divBdr>
        <w:top w:val="none" w:sz="0" w:space="0" w:color="auto"/>
        <w:left w:val="none" w:sz="0" w:space="0" w:color="auto"/>
        <w:bottom w:val="none" w:sz="0" w:space="0" w:color="auto"/>
        <w:right w:val="none" w:sz="0" w:space="0" w:color="auto"/>
      </w:divBdr>
    </w:div>
    <w:div w:id="132061546">
      <w:bodyDiv w:val="1"/>
      <w:marLeft w:val="0"/>
      <w:marRight w:val="0"/>
      <w:marTop w:val="0"/>
      <w:marBottom w:val="0"/>
      <w:divBdr>
        <w:top w:val="none" w:sz="0" w:space="0" w:color="auto"/>
        <w:left w:val="none" w:sz="0" w:space="0" w:color="auto"/>
        <w:bottom w:val="none" w:sz="0" w:space="0" w:color="auto"/>
        <w:right w:val="none" w:sz="0" w:space="0" w:color="auto"/>
      </w:divBdr>
    </w:div>
    <w:div w:id="315842776">
      <w:bodyDiv w:val="1"/>
      <w:marLeft w:val="0"/>
      <w:marRight w:val="0"/>
      <w:marTop w:val="0"/>
      <w:marBottom w:val="0"/>
      <w:divBdr>
        <w:top w:val="none" w:sz="0" w:space="0" w:color="auto"/>
        <w:left w:val="none" w:sz="0" w:space="0" w:color="auto"/>
        <w:bottom w:val="none" w:sz="0" w:space="0" w:color="auto"/>
        <w:right w:val="none" w:sz="0" w:space="0" w:color="auto"/>
      </w:divBdr>
    </w:div>
    <w:div w:id="320547508">
      <w:bodyDiv w:val="1"/>
      <w:marLeft w:val="0"/>
      <w:marRight w:val="0"/>
      <w:marTop w:val="0"/>
      <w:marBottom w:val="0"/>
      <w:divBdr>
        <w:top w:val="none" w:sz="0" w:space="0" w:color="auto"/>
        <w:left w:val="none" w:sz="0" w:space="0" w:color="auto"/>
        <w:bottom w:val="none" w:sz="0" w:space="0" w:color="auto"/>
        <w:right w:val="none" w:sz="0" w:space="0" w:color="auto"/>
      </w:divBdr>
    </w:div>
    <w:div w:id="400491420">
      <w:bodyDiv w:val="1"/>
      <w:marLeft w:val="0"/>
      <w:marRight w:val="0"/>
      <w:marTop w:val="0"/>
      <w:marBottom w:val="0"/>
      <w:divBdr>
        <w:top w:val="none" w:sz="0" w:space="0" w:color="auto"/>
        <w:left w:val="none" w:sz="0" w:space="0" w:color="auto"/>
        <w:bottom w:val="none" w:sz="0" w:space="0" w:color="auto"/>
        <w:right w:val="none" w:sz="0" w:space="0" w:color="auto"/>
      </w:divBdr>
    </w:div>
    <w:div w:id="446235496">
      <w:bodyDiv w:val="1"/>
      <w:marLeft w:val="0"/>
      <w:marRight w:val="0"/>
      <w:marTop w:val="0"/>
      <w:marBottom w:val="0"/>
      <w:divBdr>
        <w:top w:val="none" w:sz="0" w:space="0" w:color="auto"/>
        <w:left w:val="none" w:sz="0" w:space="0" w:color="auto"/>
        <w:bottom w:val="none" w:sz="0" w:space="0" w:color="auto"/>
        <w:right w:val="none" w:sz="0" w:space="0" w:color="auto"/>
      </w:divBdr>
    </w:div>
    <w:div w:id="805438500">
      <w:bodyDiv w:val="1"/>
      <w:marLeft w:val="0"/>
      <w:marRight w:val="0"/>
      <w:marTop w:val="0"/>
      <w:marBottom w:val="0"/>
      <w:divBdr>
        <w:top w:val="none" w:sz="0" w:space="0" w:color="auto"/>
        <w:left w:val="none" w:sz="0" w:space="0" w:color="auto"/>
        <w:bottom w:val="none" w:sz="0" w:space="0" w:color="auto"/>
        <w:right w:val="none" w:sz="0" w:space="0" w:color="auto"/>
      </w:divBdr>
    </w:div>
    <w:div w:id="814881799">
      <w:bodyDiv w:val="1"/>
      <w:marLeft w:val="0"/>
      <w:marRight w:val="0"/>
      <w:marTop w:val="0"/>
      <w:marBottom w:val="0"/>
      <w:divBdr>
        <w:top w:val="none" w:sz="0" w:space="0" w:color="auto"/>
        <w:left w:val="none" w:sz="0" w:space="0" w:color="auto"/>
        <w:bottom w:val="none" w:sz="0" w:space="0" w:color="auto"/>
        <w:right w:val="none" w:sz="0" w:space="0" w:color="auto"/>
      </w:divBdr>
    </w:div>
    <w:div w:id="872885990">
      <w:bodyDiv w:val="1"/>
      <w:marLeft w:val="0"/>
      <w:marRight w:val="0"/>
      <w:marTop w:val="0"/>
      <w:marBottom w:val="0"/>
      <w:divBdr>
        <w:top w:val="none" w:sz="0" w:space="0" w:color="auto"/>
        <w:left w:val="none" w:sz="0" w:space="0" w:color="auto"/>
        <w:bottom w:val="none" w:sz="0" w:space="0" w:color="auto"/>
        <w:right w:val="none" w:sz="0" w:space="0" w:color="auto"/>
      </w:divBdr>
    </w:div>
    <w:div w:id="924723600">
      <w:bodyDiv w:val="1"/>
      <w:marLeft w:val="0"/>
      <w:marRight w:val="0"/>
      <w:marTop w:val="0"/>
      <w:marBottom w:val="0"/>
      <w:divBdr>
        <w:top w:val="none" w:sz="0" w:space="0" w:color="auto"/>
        <w:left w:val="none" w:sz="0" w:space="0" w:color="auto"/>
        <w:bottom w:val="none" w:sz="0" w:space="0" w:color="auto"/>
        <w:right w:val="none" w:sz="0" w:space="0" w:color="auto"/>
      </w:divBdr>
    </w:div>
    <w:div w:id="1107239515">
      <w:bodyDiv w:val="1"/>
      <w:marLeft w:val="0"/>
      <w:marRight w:val="0"/>
      <w:marTop w:val="0"/>
      <w:marBottom w:val="0"/>
      <w:divBdr>
        <w:top w:val="none" w:sz="0" w:space="0" w:color="auto"/>
        <w:left w:val="none" w:sz="0" w:space="0" w:color="auto"/>
        <w:bottom w:val="none" w:sz="0" w:space="0" w:color="auto"/>
        <w:right w:val="none" w:sz="0" w:space="0" w:color="auto"/>
      </w:divBdr>
      <w:divsChild>
        <w:div w:id="498158555">
          <w:marLeft w:val="0"/>
          <w:marRight w:val="0"/>
          <w:marTop w:val="0"/>
          <w:marBottom w:val="0"/>
          <w:divBdr>
            <w:top w:val="none" w:sz="0" w:space="0" w:color="auto"/>
            <w:left w:val="none" w:sz="0" w:space="0" w:color="auto"/>
            <w:bottom w:val="none" w:sz="0" w:space="0" w:color="auto"/>
            <w:right w:val="none" w:sz="0" w:space="0" w:color="auto"/>
          </w:divBdr>
          <w:divsChild>
            <w:div w:id="1022973825">
              <w:marLeft w:val="0"/>
              <w:marRight w:val="0"/>
              <w:marTop w:val="0"/>
              <w:marBottom w:val="0"/>
              <w:divBdr>
                <w:top w:val="none" w:sz="0" w:space="0" w:color="auto"/>
                <w:left w:val="none" w:sz="0" w:space="0" w:color="auto"/>
                <w:bottom w:val="none" w:sz="0" w:space="0" w:color="auto"/>
                <w:right w:val="none" w:sz="0" w:space="0" w:color="auto"/>
              </w:divBdr>
              <w:divsChild>
                <w:div w:id="1657998655">
                  <w:marLeft w:val="0"/>
                  <w:marRight w:val="0"/>
                  <w:marTop w:val="0"/>
                  <w:marBottom w:val="0"/>
                  <w:divBdr>
                    <w:top w:val="none" w:sz="0" w:space="0" w:color="auto"/>
                    <w:left w:val="none" w:sz="0" w:space="0" w:color="auto"/>
                    <w:bottom w:val="none" w:sz="0" w:space="0" w:color="auto"/>
                    <w:right w:val="none" w:sz="0" w:space="0" w:color="auto"/>
                  </w:divBdr>
                  <w:divsChild>
                    <w:div w:id="682051024">
                      <w:marLeft w:val="0"/>
                      <w:marRight w:val="0"/>
                      <w:marTop w:val="0"/>
                      <w:marBottom w:val="0"/>
                      <w:divBdr>
                        <w:top w:val="none" w:sz="0" w:space="0" w:color="auto"/>
                        <w:left w:val="none" w:sz="0" w:space="0" w:color="auto"/>
                        <w:bottom w:val="none" w:sz="0" w:space="0" w:color="auto"/>
                        <w:right w:val="none" w:sz="0" w:space="0" w:color="auto"/>
                      </w:divBdr>
                      <w:divsChild>
                        <w:div w:id="17133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84238">
              <w:marLeft w:val="0"/>
              <w:marRight w:val="0"/>
              <w:marTop w:val="0"/>
              <w:marBottom w:val="0"/>
              <w:divBdr>
                <w:top w:val="none" w:sz="0" w:space="0" w:color="auto"/>
                <w:left w:val="none" w:sz="0" w:space="0" w:color="auto"/>
                <w:bottom w:val="none" w:sz="0" w:space="0" w:color="auto"/>
                <w:right w:val="none" w:sz="0" w:space="0" w:color="auto"/>
              </w:divBdr>
            </w:div>
          </w:divsChild>
        </w:div>
        <w:div w:id="1120799633">
          <w:marLeft w:val="0"/>
          <w:marRight w:val="0"/>
          <w:marTop w:val="0"/>
          <w:marBottom w:val="0"/>
          <w:divBdr>
            <w:top w:val="none" w:sz="0" w:space="0" w:color="auto"/>
            <w:left w:val="none" w:sz="0" w:space="0" w:color="auto"/>
            <w:bottom w:val="none" w:sz="0" w:space="0" w:color="auto"/>
            <w:right w:val="none" w:sz="0" w:space="0" w:color="auto"/>
          </w:divBdr>
          <w:divsChild>
            <w:div w:id="1616131234">
              <w:marLeft w:val="0"/>
              <w:marRight w:val="0"/>
              <w:marTop w:val="0"/>
              <w:marBottom w:val="0"/>
              <w:divBdr>
                <w:top w:val="none" w:sz="0" w:space="0" w:color="auto"/>
                <w:left w:val="none" w:sz="0" w:space="0" w:color="auto"/>
                <w:bottom w:val="none" w:sz="0" w:space="0" w:color="auto"/>
                <w:right w:val="none" w:sz="0" w:space="0" w:color="auto"/>
              </w:divBdr>
              <w:divsChild>
                <w:div w:id="512453305">
                  <w:marLeft w:val="-225"/>
                  <w:marRight w:val="-225"/>
                  <w:marTop w:val="150"/>
                  <w:marBottom w:val="0"/>
                  <w:divBdr>
                    <w:top w:val="none" w:sz="0" w:space="0" w:color="auto"/>
                    <w:left w:val="none" w:sz="0" w:space="0" w:color="auto"/>
                    <w:bottom w:val="none" w:sz="0" w:space="0" w:color="auto"/>
                    <w:right w:val="none" w:sz="0" w:space="0" w:color="auto"/>
                  </w:divBdr>
                  <w:divsChild>
                    <w:div w:id="888029599">
                      <w:marLeft w:val="0"/>
                      <w:marRight w:val="0"/>
                      <w:marTop w:val="0"/>
                      <w:marBottom w:val="0"/>
                      <w:divBdr>
                        <w:top w:val="none" w:sz="0" w:space="0" w:color="auto"/>
                        <w:left w:val="none" w:sz="0" w:space="0" w:color="auto"/>
                        <w:bottom w:val="none" w:sz="0" w:space="0" w:color="auto"/>
                        <w:right w:val="none" w:sz="0" w:space="0" w:color="auto"/>
                      </w:divBdr>
                      <w:divsChild>
                        <w:div w:id="1922908763">
                          <w:marLeft w:val="0"/>
                          <w:marRight w:val="0"/>
                          <w:marTop w:val="0"/>
                          <w:marBottom w:val="0"/>
                          <w:divBdr>
                            <w:top w:val="none" w:sz="0" w:space="8" w:color="DDDDDD"/>
                            <w:left w:val="none" w:sz="0" w:space="11" w:color="DDDDDD"/>
                            <w:bottom w:val="single" w:sz="6" w:space="8" w:color="DDDDDD"/>
                            <w:right w:val="none" w:sz="0" w:space="11" w:color="DDDDDD"/>
                          </w:divBdr>
                          <w:divsChild>
                            <w:div w:id="23409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86536">
                  <w:marLeft w:val="-225"/>
                  <w:marRight w:val="-225"/>
                  <w:marTop w:val="0"/>
                  <w:marBottom w:val="0"/>
                  <w:divBdr>
                    <w:top w:val="none" w:sz="0" w:space="0" w:color="auto"/>
                    <w:left w:val="none" w:sz="0" w:space="0" w:color="auto"/>
                    <w:bottom w:val="none" w:sz="0" w:space="0" w:color="auto"/>
                    <w:right w:val="none" w:sz="0" w:space="0" w:color="auto"/>
                  </w:divBdr>
                  <w:divsChild>
                    <w:div w:id="18192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030003">
      <w:bodyDiv w:val="1"/>
      <w:marLeft w:val="0"/>
      <w:marRight w:val="0"/>
      <w:marTop w:val="0"/>
      <w:marBottom w:val="0"/>
      <w:divBdr>
        <w:top w:val="none" w:sz="0" w:space="0" w:color="auto"/>
        <w:left w:val="none" w:sz="0" w:space="0" w:color="auto"/>
        <w:bottom w:val="none" w:sz="0" w:space="0" w:color="auto"/>
        <w:right w:val="none" w:sz="0" w:space="0" w:color="auto"/>
      </w:divBdr>
    </w:div>
    <w:div w:id="1237401055">
      <w:bodyDiv w:val="1"/>
      <w:marLeft w:val="0"/>
      <w:marRight w:val="0"/>
      <w:marTop w:val="0"/>
      <w:marBottom w:val="0"/>
      <w:divBdr>
        <w:top w:val="none" w:sz="0" w:space="0" w:color="auto"/>
        <w:left w:val="none" w:sz="0" w:space="0" w:color="auto"/>
        <w:bottom w:val="none" w:sz="0" w:space="0" w:color="auto"/>
        <w:right w:val="none" w:sz="0" w:space="0" w:color="auto"/>
      </w:divBdr>
    </w:div>
    <w:div w:id="1269657911">
      <w:bodyDiv w:val="1"/>
      <w:marLeft w:val="0"/>
      <w:marRight w:val="0"/>
      <w:marTop w:val="0"/>
      <w:marBottom w:val="0"/>
      <w:divBdr>
        <w:top w:val="none" w:sz="0" w:space="0" w:color="auto"/>
        <w:left w:val="none" w:sz="0" w:space="0" w:color="auto"/>
        <w:bottom w:val="none" w:sz="0" w:space="0" w:color="auto"/>
        <w:right w:val="none" w:sz="0" w:space="0" w:color="auto"/>
      </w:divBdr>
    </w:div>
    <w:div w:id="1376006048">
      <w:bodyDiv w:val="1"/>
      <w:marLeft w:val="0"/>
      <w:marRight w:val="0"/>
      <w:marTop w:val="0"/>
      <w:marBottom w:val="0"/>
      <w:divBdr>
        <w:top w:val="none" w:sz="0" w:space="0" w:color="auto"/>
        <w:left w:val="none" w:sz="0" w:space="0" w:color="auto"/>
        <w:bottom w:val="none" w:sz="0" w:space="0" w:color="auto"/>
        <w:right w:val="none" w:sz="0" w:space="0" w:color="auto"/>
      </w:divBdr>
    </w:div>
    <w:div w:id="1558199889">
      <w:bodyDiv w:val="1"/>
      <w:marLeft w:val="0"/>
      <w:marRight w:val="0"/>
      <w:marTop w:val="0"/>
      <w:marBottom w:val="0"/>
      <w:divBdr>
        <w:top w:val="none" w:sz="0" w:space="0" w:color="auto"/>
        <w:left w:val="none" w:sz="0" w:space="0" w:color="auto"/>
        <w:bottom w:val="none" w:sz="0" w:space="0" w:color="auto"/>
        <w:right w:val="none" w:sz="0" w:space="0" w:color="auto"/>
      </w:divBdr>
    </w:div>
    <w:div w:id="1563639277">
      <w:bodyDiv w:val="1"/>
      <w:marLeft w:val="0"/>
      <w:marRight w:val="0"/>
      <w:marTop w:val="0"/>
      <w:marBottom w:val="0"/>
      <w:divBdr>
        <w:top w:val="none" w:sz="0" w:space="0" w:color="auto"/>
        <w:left w:val="none" w:sz="0" w:space="0" w:color="auto"/>
        <w:bottom w:val="none" w:sz="0" w:space="0" w:color="auto"/>
        <w:right w:val="none" w:sz="0" w:space="0" w:color="auto"/>
      </w:divBdr>
    </w:div>
    <w:div w:id="1645502963">
      <w:bodyDiv w:val="1"/>
      <w:marLeft w:val="0"/>
      <w:marRight w:val="0"/>
      <w:marTop w:val="0"/>
      <w:marBottom w:val="0"/>
      <w:divBdr>
        <w:top w:val="none" w:sz="0" w:space="0" w:color="auto"/>
        <w:left w:val="none" w:sz="0" w:space="0" w:color="auto"/>
        <w:bottom w:val="none" w:sz="0" w:space="0" w:color="auto"/>
        <w:right w:val="none" w:sz="0" w:space="0" w:color="auto"/>
      </w:divBdr>
    </w:div>
    <w:div w:id="2001500715">
      <w:bodyDiv w:val="1"/>
      <w:marLeft w:val="0"/>
      <w:marRight w:val="0"/>
      <w:marTop w:val="0"/>
      <w:marBottom w:val="0"/>
      <w:divBdr>
        <w:top w:val="none" w:sz="0" w:space="0" w:color="auto"/>
        <w:left w:val="none" w:sz="0" w:space="0" w:color="auto"/>
        <w:bottom w:val="none" w:sz="0" w:space="0" w:color="auto"/>
        <w:right w:val="none" w:sz="0" w:space="0" w:color="auto"/>
      </w:divBdr>
    </w:div>
    <w:div w:id="2118327301">
      <w:bodyDiv w:val="1"/>
      <w:marLeft w:val="0"/>
      <w:marRight w:val="0"/>
      <w:marTop w:val="0"/>
      <w:marBottom w:val="0"/>
      <w:divBdr>
        <w:top w:val="none" w:sz="0" w:space="0" w:color="auto"/>
        <w:left w:val="none" w:sz="0" w:space="0" w:color="auto"/>
        <w:bottom w:val="none" w:sz="0" w:space="0" w:color="auto"/>
        <w:right w:val="none" w:sz="0" w:space="0" w:color="auto"/>
      </w:divBdr>
    </w:div>
    <w:div w:id="214364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128/JVI.67.3.1269-1277.1993"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ww.force11.org/group/resource-identification-initiative" TargetMode="External"/><Relationship Id="rId18" Type="http://schemas.microsoft.com/office/2018/08/relationships/commentsExtensible" Target="commentsExtensible.xml"/><Relationship Id="rId26" Type="http://schemas.openxmlformats.org/officeDocument/2006/relationships/hyperlink" Target="http://www.wormbase.org/search/variation/s2500" TargetMode="External"/><Relationship Id="rId39" Type="http://schemas.openxmlformats.org/officeDocument/2006/relationships/hyperlink" Target="https://github.com/chrisamiller/aml31SuppSite" TargetMode="External"/><Relationship Id="rId21" Type="http://schemas.openxmlformats.org/officeDocument/2006/relationships/hyperlink" Target="http://cogcell.org/" TargetMode="External"/><Relationship Id="rId34" Type="http://schemas.openxmlformats.org/officeDocument/2006/relationships/hyperlink" Target="http://bowtie-bio.sourceforge.net/bowtie2/index.shtml" TargetMode="External"/><Relationship Id="rId42" Type="http://schemas.openxmlformats.org/officeDocument/2006/relationships/hyperlink" Target="https://www.python.org"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hyperlink" Target="http://www.wormbase.org/species/c_elegans/gene/WBGene00006782" TargetMode="External"/><Relationship Id="rId11" Type="http://schemas.openxmlformats.org/officeDocument/2006/relationships/hyperlink" Target="https://www.force11.org/group/resource-identification-initiative" TargetMode="External"/><Relationship Id="rId24" Type="http://schemas.openxmlformats.org/officeDocument/2006/relationships/hyperlink" Target="http://dx.doi.org/10.17632/5hvpvspw82.1" TargetMode="External"/><Relationship Id="rId32" Type="http://schemas.openxmlformats.org/officeDocument/2006/relationships/hyperlink" Target="http://www.wormbase.org/search/variation/s1040" TargetMode="External"/><Relationship Id="rId37" Type="http://schemas.openxmlformats.org/officeDocument/2006/relationships/hyperlink" Target="http://dx.doi.org/10.17632/5hvpvspw82.1" TargetMode="External"/><Relationship Id="rId40" Type="http://schemas.openxmlformats.org/officeDocument/2006/relationships/hyperlink" Target="https://gitlab.com/elad.noor/sloppy/tree/master/rubisco" TargetMode="External"/><Relationship Id="rId45" Type="http://schemas.openxmlformats.org/officeDocument/2006/relationships/hyperlink" Target="https://www.agilent.com/en/products/liquid-chromatography"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medschool.umaryland.edu/btbank/" TargetMode="External"/><Relationship Id="rId31" Type="http://schemas.openxmlformats.org/officeDocument/2006/relationships/hyperlink" Target="http://www.wormbase.org/species/c_elegans/gene/WBGene00004395" TargetMode="External"/><Relationship Id="rId44" Type="http://schemas.openxmlformats.org/officeDocument/2006/relationships/hyperlink" Target="https://github.com/ChristophRau/wMICA" TargetMode="Externa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rid.site/" TargetMode="External"/><Relationship Id="rId22" Type="http://schemas.openxmlformats.org/officeDocument/2006/relationships/hyperlink" Target="http://www.ncbi.nlm.nih.gov/projects/genome/assembly/grc/human/" TargetMode="External"/><Relationship Id="rId27" Type="http://schemas.openxmlformats.org/officeDocument/2006/relationships/hyperlink" Target="http://www.wormbase.org/species/c_elegans/gene/WBGene00001077" TargetMode="External"/><Relationship Id="rId30" Type="http://schemas.openxmlformats.org/officeDocument/2006/relationships/hyperlink" Target="http://www.wormbase.org/search/variation/e177" TargetMode="External"/><Relationship Id="rId35" Type="http://schemas.openxmlformats.org/officeDocument/2006/relationships/hyperlink" Target="http://samtools.sourceforge.net/" TargetMode="External"/><Relationship Id="rId43" Type="http://schemas.openxmlformats.org/officeDocument/2006/relationships/hyperlink" Target="https://www.perkinelmer.com/category/chemdraw" TargetMode="External"/><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www.cell.com/pb-assets/journals/research/cellpress/data/RecommendRepositories.pdf" TargetMode="External"/><Relationship Id="rId17" Type="http://schemas.microsoft.com/office/2016/09/relationships/commentsIds" Target="commentsIds.xml"/><Relationship Id="rId25" Type="http://schemas.openxmlformats.org/officeDocument/2006/relationships/hyperlink" Target="http://www.wormbase.org/species/c_elegans/gene/WBGene00005636" TargetMode="External"/><Relationship Id="rId33" Type="http://schemas.openxmlformats.org/officeDocument/2006/relationships/hyperlink" Target="https://imagej.nih.gov/ij/" TargetMode="External"/><Relationship Id="rId38" Type="http://schemas.openxmlformats.org/officeDocument/2006/relationships/hyperlink" Target="http://aml31.genome.wustl.edu" TargetMode="External"/><Relationship Id="rId46" Type="http://schemas.openxmlformats.org/officeDocument/2006/relationships/hyperlink" Target="https://www.ulvac-phi.com/en/products/xps/phi-quantera-ii/" TargetMode="External"/><Relationship Id="rId20" Type="http://schemas.openxmlformats.org/officeDocument/2006/relationships/hyperlink" Target="http://nybb.hs.columbia.edu/" TargetMode="External"/><Relationship Id="rId41" Type="http://schemas.openxmlformats.org/officeDocument/2006/relationships/hyperlink" Target="https://gaussian.com"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dx.doi.org/10.17632/wx6s4mj7s8.2" TargetMode="External"/><Relationship Id="rId28" Type="http://schemas.openxmlformats.org/officeDocument/2006/relationships/hyperlink" Target="http://www.wormbase.org/search/variation/e364" TargetMode="External"/><Relationship Id="rId36" Type="http://schemas.openxmlformats.org/officeDocument/2006/relationships/hyperlink" Target="https://github.com/ChristophRau/wMICA" TargetMode="External"/><Relationship Id="rId4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chemeClr val="bg1">
            <a:lumMod val="95000"/>
          </a:schemeClr>
        </a:solidFill>
        <a:ln>
          <a:solidFill>
            <a:schemeClr val="bg1">
              <a:lumMod val="65000"/>
            </a:schemeClr>
          </a:solidFill>
          <a:headEnd/>
          <a:tailEnd/>
        </a:ln>
      </a:spPr>
      <a:bodyPr rot="0" vert="horz" wrap="square" lIns="91440" tIns="91440" rIns="91440" bIns="91440" anchor="t" anchorCtr="0">
        <a:noAutofit/>
      </a:bodyPr>
      <a:lstStyle/>
      <a:style>
        <a:lnRef idx="2">
          <a:schemeClr val="dk1"/>
        </a:lnRef>
        <a:fillRef idx="1">
          <a:schemeClr val="lt1"/>
        </a:fillRef>
        <a:effectRef idx="0">
          <a:schemeClr val="dk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7B23924AEF314DB3228DC49A24AB02" ma:contentTypeVersion="8" ma:contentTypeDescription="Create a new document." ma:contentTypeScope="" ma:versionID="959d951bfd58b95ec04e3409cf1ea757">
  <xsd:schema xmlns:xsd="http://www.w3.org/2001/XMLSchema" xmlns:xs="http://www.w3.org/2001/XMLSchema" xmlns:p="http://schemas.microsoft.com/office/2006/metadata/properties" xmlns:ns2="3ef10a92-c981-48c9-b1d2-b87e126ef9fc" xmlns:ns3="3af61579-2088-4b42-b0d3-994e81032e8e" targetNamespace="http://schemas.microsoft.com/office/2006/metadata/properties" ma:root="true" ma:fieldsID="0383604257568d69649d7e5e93cabb15" ns2:_="" ns3:_="">
    <xsd:import namespace="3ef10a92-c981-48c9-b1d2-b87e126ef9fc"/>
    <xsd:import namespace="3af61579-2088-4b42-b0d3-994e81032e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f10a92-c981-48c9-b1d2-b87e126ef9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f61579-2088-4b42-b0d3-994e81032e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A3263C-CFC3-4175-9D5D-897A578FA39A}">
  <ds:schemaRefs>
    <ds:schemaRef ds:uri="http://schemas.microsoft.com/sharepoint/v3/contenttype/forms"/>
  </ds:schemaRefs>
</ds:datastoreItem>
</file>

<file path=customXml/itemProps2.xml><?xml version="1.0" encoding="utf-8"?>
<ds:datastoreItem xmlns:ds="http://schemas.openxmlformats.org/officeDocument/2006/customXml" ds:itemID="{9853590E-F802-4197-AED6-AB52CF6C2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f10a92-c981-48c9-b1d2-b87e126ef9fc"/>
    <ds:schemaRef ds:uri="3af61579-2088-4b42-b0d3-994e81032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08F86D-3628-4CEE-B8FA-C3E6D6C4B7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24A3BA-B14F-4E33-A2FE-5FBD678CD56B}">
  <ds:schemaRefs>
    <ds:schemaRef ds:uri="http://schemas.openxmlformats.org/officeDocument/2006/bibliography"/>
  </ds:schemaRefs>
</ds:datastoreItem>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Normal.dotm</Template>
  <TotalTime>75</TotalTime>
  <Pages>8</Pages>
  <Words>2512</Words>
  <Characters>14321</Characters>
  <Application>Microsoft Office Word</Application>
  <DocSecurity>0</DocSecurity>
  <Lines>119</Lines>
  <Paragraphs>33</Paragraphs>
  <ScaleCrop>false</ScaleCrop>
  <Company>Reed Elsevier</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 Gabe</dc:creator>
  <cp:keywords/>
  <cp:lastModifiedBy>ZHU Zhengjie</cp:lastModifiedBy>
  <cp:revision>7</cp:revision>
  <dcterms:created xsi:type="dcterms:W3CDTF">2026-04-01T19:36:00Z</dcterms:created>
  <dcterms:modified xsi:type="dcterms:W3CDTF">2026-04-06T22:26:00Z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0x0101004B7B23924AEF314DB3228DC49A24AB02</vt:lpwstr>
  </property>
  <property fmtid="{D5CDD505-2E9C-101B-9397-08002B2CF9AE}" pid="3" name="MSIP_Label_549ac42a-3eb4-4074-b885-aea26bd6241e_Enabled">
    <vt:lpwstr>true</vt:lpwstr>
  </property>
  <property fmtid="{D5CDD505-2E9C-101B-9397-08002B2CF9AE}" pid="4" name="MSIP_Label_549ac42a-3eb4-4074-b885-aea26bd6241e_SetDate">
    <vt:lpwstr>2021-04-22T13:31:54Z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7e348448-e36d-4fe9-bc14-b0b1b21f06b9</vt:lpwstr>
  </property>
  <property fmtid="{D5CDD505-2E9C-101B-9397-08002B2CF9AE}" pid="9" name="MSIP_Label_549ac42a-3eb4-4074-b885-aea26bd6241e_ContentBits">
    <vt:lpwstr>0</vt:lpwstr>
  </property>
</Properties>
</file>